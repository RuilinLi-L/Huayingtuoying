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412965">
      <w:pPr>
        <w:widowControl/>
        <w:spacing w:line="900" w:lineRule="atLeast"/>
        <w:jc w:val="center"/>
        <w:rPr>
          <w:rFonts w:hint="eastAsia" w:ascii="宋体" w:hAnsi="宋体" w:eastAsia="宋体" w:cs="宋体"/>
          <w:b/>
          <w:bCs/>
          <w:color w:val="000000"/>
          <w:kern w:val="0"/>
          <w:sz w:val="84"/>
          <w:szCs w:val="84"/>
        </w:rPr>
      </w:pPr>
    </w:p>
    <w:p w14:paraId="598ED61C">
      <w:pPr>
        <w:widowControl/>
        <w:spacing w:line="900" w:lineRule="atLeast"/>
        <w:jc w:val="center"/>
        <w:rPr>
          <w:rFonts w:hint="eastAsia" w:ascii="宋体" w:hAnsi="宋体" w:eastAsia="宋体" w:cs="宋体"/>
          <w:b/>
          <w:bCs/>
          <w:color w:val="000000"/>
          <w:kern w:val="0"/>
          <w:sz w:val="84"/>
          <w:szCs w:val="84"/>
        </w:rPr>
      </w:pPr>
    </w:p>
    <w:p w14:paraId="3AF127F9">
      <w:pPr>
        <w:widowControl/>
        <w:spacing w:line="900" w:lineRule="atLeast"/>
        <w:jc w:val="center"/>
        <w:rPr>
          <w:rFonts w:hint="eastAsia" w:ascii="宋体" w:hAnsi="宋体" w:eastAsia="宋体" w:cs="宋体"/>
          <w:b/>
          <w:bCs/>
          <w:color w:val="000000"/>
          <w:kern w:val="0"/>
          <w:sz w:val="84"/>
          <w:szCs w:val="84"/>
        </w:rPr>
      </w:pPr>
    </w:p>
    <w:p w14:paraId="7498A069">
      <w:pPr>
        <w:widowControl/>
        <w:spacing w:line="900" w:lineRule="atLeast"/>
        <w:jc w:val="center"/>
        <w:rPr>
          <w:rFonts w:hint="eastAsia" w:ascii="宋体" w:hAnsi="宋体" w:eastAsia="宋体" w:cs="宋体"/>
          <w:color w:val="000000"/>
          <w:kern w:val="0"/>
          <w:sz w:val="84"/>
          <w:szCs w:val="84"/>
        </w:rPr>
      </w:pPr>
      <w:r>
        <w:rPr>
          <w:rFonts w:hint="eastAsia" w:ascii="宋体" w:hAnsi="宋体" w:eastAsia="宋体" w:cs="宋体"/>
          <w:b/>
          <w:bCs/>
          <w:color w:val="000000"/>
          <w:kern w:val="0"/>
          <w:sz w:val="84"/>
          <w:szCs w:val="84"/>
        </w:rPr>
        <w:t>华中科技大学</w:t>
      </w:r>
    </w:p>
    <w:p w14:paraId="1E4ECBA4">
      <w:pPr>
        <w:widowControl/>
        <w:spacing w:line="900" w:lineRule="atLeast"/>
        <w:jc w:val="center"/>
        <w:rPr>
          <w:rFonts w:hint="eastAsia" w:ascii="宋体" w:hAnsi="宋体" w:eastAsia="宋体" w:cs="宋体"/>
          <w:b/>
          <w:bCs/>
          <w:color w:val="000000"/>
          <w:kern w:val="0"/>
          <w:sz w:val="84"/>
          <w:szCs w:val="84"/>
        </w:rPr>
      </w:pPr>
      <w:r>
        <w:rPr>
          <w:rFonts w:hint="eastAsia" w:ascii="宋体" w:hAnsi="宋体" w:eastAsia="宋体" w:cs="宋体"/>
          <w:b/>
          <w:bCs/>
          <w:color w:val="000000"/>
          <w:kern w:val="0"/>
          <w:sz w:val="84"/>
          <w:szCs w:val="84"/>
        </w:rPr>
        <w:t>大学生创新训练项目申报书</w:t>
      </w:r>
    </w:p>
    <w:p w14:paraId="14414A1B">
      <w:pPr>
        <w:widowControl/>
        <w:spacing w:line="900" w:lineRule="atLeast"/>
        <w:jc w:val="center"/>
        <w:rPr>
          <w:rFonts w:hint="eastAsia" w:ascii="宋体" w:hAnsi="宋体" w:eastAsia="宋体" w:cs="宋体"/>
          <w:b/>
          <w:bCs/>
          <w:color w:val="000000"/>
          <w:kern w:val="0"/>
          <w:sz w:val="84"/>
          <w:szCs w:val="84"/>
        </w:rPr>
      </w:pPr>
    </w:p>
    <w:p w14:paraId="2C1D13E2">
      <w:pPr>
        <w:widowControl/>
        <w:spacing w:line="900" w:lineRule="atLeast"/>
        <w:jc w:val="center"/>
        <w:rPr>
          <w:rFonts w:hint="eastAsia" w:ascii="宋体" w:hAnsi="宋体" w:eastAsia="宋体" w:cs="宋体"/>
          <w:b/>
          <w:bCs/>
          <w:color w:val="000000"/>
          <w:kern w:val="0"/>
          <w:sz w:val="84"/>
          <w:szCs w:val="84"/>
        </w:rPr>
      </w:pPr>
    </w:p>
    <w:p w14:paraId="7C7FDAAE">
      <w:pPr>
        <w:widowControl/>
        <w:spacing w:line="900" w:lineRule="atLeast"/>
        <w:jc w:val="both"/>
        <w:rPr>
          <w:rFonts w:hint="eastAsia" w:ascii="宋体" w:hAnsi="宋体" w:eastAsia="宋体" w:cs="宋体"/>
          <w:b/>
          <w:bCs/>
          <w:color w:val="000000"/>
          <w:kern w:val="0"/>
          <w:sz w:val="84"/>
          <w:szCs w:val="84"/>
        </w:rPr>
      </w:pPr>
    </w:p>
    <w:tbl>
      <w:tblPr>
        <w:tblStyle w:val="9"/>
        <w:tblW w:w="13466" w:type="dxa"/>
        <w:tblInd w:w="0" w:type="dxa"/>
        <w:tblLayout w:type="fixed"/>
        <w:tblCellMar>
          <w:top w:w="15" w:type="dxa"/>
          <w:left w:w="15" w:type="dxa"/>
          <w:bottom w:w="15" w:type="dxa"/>
          <w:right w:w="15" w:type="dxa"/>
        </w:tblCellMar>
      </w:tblPr>
      <w:tblGrid>
        <w:gridCol w:w="4276"/>
        <w:gridCol w:w="9190"/>
      </w:tblGrid>
      <w:tr w14:paraId="73BE341E">
        <w:tblPrEx>
          <w:tblCellMar>
            <w:top w:w="15" w:type="dxa"/>
            <w:left w:w="15" w:type="dxa"/>
            <w:bottom w:w="15" w:type="dxa"/>
            <w:right w:w="15" w:type="dxa"/>
          </w:tblCellMar>
        </w:tblPrEx>
        <w:trPr>
          <w:trHeight w:val="450" w:hRule="atLeast"/>
        </w:trPr>
        <w:tc>
          <w:tcPr>
            <w:tcW w:w="4276" w:type="dxa"/>
            <w:vAlign w:val="center"/>
          </w:tcPr>
          <w:p w14:paraId="4FE710D8">
            <w:pPr>
              <w:widowControl/>
              <w:wordWrap w:val="0"/>
              <w:jc w:val="center"/>
              <w:rPr>
                <w:rFonts w:hint="eastAsia" w:ascii="宋体" w:hAnsi="宋体" w:eastAsia="宋体" w:cs="宋体"/>
                <w:kern w:val="0"/>
                <w:sz w:val="43"/>
                <w:szCs w:val="43"/>
              </w:rPr>
            </w:pPr>
            <w:r>
              <w:rPr>
                <w:rFonts w:hint="eastAsia" w:ascii="宋体" w:hAnsi="宋体" w:eastAsia="宋体" w:cs="宋体"/>
                <w:kern w:val="0"/>
                <w:sz w:val="43"/>
                <w:szCs w:val="43"/>
                <w:lang w:val="en-US" w:eastAsia="zh-CN"/>
              </w:rPr>
              <w:t xml:space="preserve">          </w:t>
            </w:r>
            <w:r>
              <w:rPr>
                <w:rFonts w:hint="eastAsia" w:ascii="宋体" w:hAnsi="宋体" w:eastAsia="宋体" w:cs="宋体"/>
                <w:kern w:val="0"/>
                <w:sz w:val="43"/>
                <w:szCs w:val="43"/>
              </w:rPr>
              <w:t>项目名称：</w:t>
            </w:r>
          </w:p>
        </w:tc>
        <w:tc>
          <w:tcPr>
            <w:tcW w:w="9190" w:type="dxa"/>
            <w:vAlign w:val="center"/>
          </w:tcPr>
          <w:p w14:paraId="6E7E0622">
            <w:pPr>
              <w:widowControl/>
              <w:wordWrap/>
              <w:jc w:val="left"/>
              <w:rPr>
                <w:rFonts w:hint="eastAsia" w:ascii="宋体" w:hAnsi="宋体" w:eastAsia="宋体" w:cs="宋体"/>
                <w:kern w:val="0"/>
                <w:sz w:val="43"/>
                <w:szCs w:val="43"/>
              </w:rPr>
            </w:pPr>
            <w:r>
              <w:rPr>
                <w:rFonts w:hint="eastAsia" w:ascii="宋体" w:hAnsi="宋体" w:eastAsia="宋体" w:cs="宋体"/>
                <w:kern w:val="0"/>
                <w:sz w:val="43"/>
                <w:szCs w:val="43"/>
              </w:rPr>
              <w:t>基于AR与NFC技术的高校古典音乐美育交互系统设计与实践</w:t>
            </w:r>
          </w:p>
        </w:tc>
      </w:tr>
      <w:tr w14:paraId="5201C441">
        <w:tblPrEx>
          <w:tblCellMar>
            <w:top w:w="15" w:type="dxa"/>
            <w:left w:w="15" w:type="dxa"/>
            <w:bottom w:w="15" w:type="dxa"/>
            <w:right w:w="15" w:type="dxa"/>
          </w:tblCellMar>
        </w:tblPrEx>
        <w:trPr>
          <w:trHeight w:val="90" w:hRule="atLeast"/>
        </w:trPr>
        <w:tc>
          <w:tcPr>
            <w:tcW w:w="4276" w:type="dxa"/>
            <w:vAlign w:val="center"/>
          </w:tcPr>
          <w:p w14:paraId="62E26725">
            <w:pPr>
              <w:widowControl/>
              <w:wordWrap w:val="0"/>
              <w:jc w:val="right"/>
              <w:rPr>
                <w:rFonts w:ascii="宋体" w:hAnsi="宋体" w:eastAsia="宋体" w:cs="宋体"/>
                <w:kern w:val="0"/>
                <w:sz w:val="43"/>
                <w:szCs w:val="43"/>
              </w:rPr>
            </w:pPr>
            <w:r>
              <w:rPr>
                <w:rFonts w:hint="eastAsia" w:ascii="宋体" w:hAnsi="宋体" w:eastAsia="宋体" w:cs="宋体"/>
                <w:kern w:val="0"/>
                <w:sz w:val="43"/>
                <w:szCs w:val="43"/>
              </w:rPr>
              <w:t>所属一级学科：</w:t>
            </w:r>
          </w:p>
        </w:tc>
        <w:tc>
          <w:tcPr>
            <w:tcW w:w="9190" w:type="dxa"/>
            <w:vAlign w:val="center"/>
          </w:tcPr>
          <w:p w14:paraId="229BE736">
            <w:pPr>
              <w:widowControl/>
              <w:tabs>
                <w:tab w:val="left" w:pos="1381"/>
              </w:tabs>
              <w:wordWrap w:val="0"/>
              <w:jc w:val="left"/>
              <w:rPr>
                <w:rFonts w:hint="eastAsia" w:ascii="宋体" w:hAnsi="宋体" w:eastAsia="宋体" w:cs="宋体"/>
                <w:kern w:val="0"/>
                <w:sz w:val="43"/>
                <w:szCs w:val="43"/>
                <w:lang w:eastAsia="zh-CN"/>
              </w:rPr>
            </w:pPr>
            <w:r>
              <w:rPr>
                <w:rFonts w:hint="eastAsia" w:ascii="宋体" w:hAnsi="宋体" w:eastAsia="宋体" w:cs="宋体"/>
                <w:kern w:val="0"/>
                <w:sz w:val="43"/>
                <w:szCs w:val="43"/>
              </w:rPr>
              <w:t>设计学（1305，艺术学门类）</w:t>
            </w:r>
          </w:p>
        </w:tc>
      </w:tr>
      <w:tr w14:paraId="6B97C064">
        <w:tblPrEx>
          <w:tblCellMar>
            <w:top w:w="15" w:type="dxa"/>
            <w:left w:w="15" w:type="dxa"/>
            <w:bottom w:w="15" w:type="dxa"/>
            <w:right w:w="15" w:type="dxa"/>
          </w:tblCellMar>
        </w:tblPrEx>
        <w:trPr>
          <w:trHeight w:val="450" w:hRule="atLeast"/>
        </w:trPr>
        <w:tc>
          <w:tcPr>
            <w:tcW w:w="4276" w:type="dxa"/>
            <w:vAlign w:val="center"/>
          </w:tcPr>
          <w:p w14:paraId="28D2CFF3">
            <w:pPr>
              <w:widowControl/>
              <w:wordWrap w:val="0"/>
              <w:jc w:val="right"/>
              <w:rPr>
                <w:rFonts w:ascii="宋体" w:hAnsi="宋体" w:eastAsia="宋体" w:cs="宋体"/>
                <w:kern w:val="0"/>
                <w:sz w:val="43"/>
                <w:szCs w:val="43"/>
              </w:rPr>
            </w:pPr>
            <w:r>
              <w:rPr>
                <w:rFonts w:hint="eastAsia" w:ascii="宋体" w:hAnsi="宋体" w:eastAsia="宋体" w:cs="宋体"/>
                <w:kern w:val="0"/>
                <w:sz w:val="43"/>
                <w:szCs w:val="43"/>
              </w:rPr>
              <w:t>项目负责人：</w:t>
            </w:r>
          </w:p>
        </w:tc>
        <w:tc>
          <w:tcPr>
            <w:tcW w:w="9190" w:type="dxa"/>
            <w:vAlign w:val="center"/>
          </w:tcPr>
          <w:p w14:paraId="3A806B0E">
            <w:pPr>
              <w:widowControl/>
              <w:wordWrap w:val="0"/>
              <w:jc w:val="left"/>
              <w:rPr>
                <w:rFonts w:hint="eastAsia" w:ascii="宋体" w:hAnsi="宋体" w:eastAsia="宋体" w:cs="宋体"/>
                <w:kern w:val="0"/>
                <w:sz w:val="43"/>
                <w:szCs w:val="43"/>
                <w:lang w:val="en-US" w:eastAsia="zh-CN"/>
              </w:rPr>
            </w:pPr>
            <w:r>
              <w:rPr>
                <w:rFonts w:hint="eastAsia" w:ascii="宋体" w:hAnsi="宋体" w:eastAsia="宋体" w:cs="宋体"/>
                <w:kern w:val="0"/>
                <w:sz w:val="43"/>
                <w:szCs w:val="43"/>
                <w:lang w:val="en-US" w:eastAsia="zh-CN"/>
              </w:rPr>
              <w:t>邓雯</w:t>
            </w:r>
          </w:p>
        </w:tc>
      </w:tr>
      <w:tr w14:paraId="2ABB2DC9">
        <w:tblPrEx>
          <w:tblCellMar>
            <w:top w:w="15" w:type="dxa"/>
            <w:left w:w="15" w:type="dxa"/>
            <w:bottom w:w="15" w:type="dxa"/>
            <w:right w:w="15" w:type="dxa"/>
          </w:tblCellMar>
        </w:tblPrEx>
        <w:trPr>
          <w:trHeight w:val="450" w:hRule="atLeast"/>
        </w:trPr>
        <w:tc>
          <w:tcPr>
            <w:tcW w:w="4276" w:type="dxa"/>
            <w:vAlign w:val="center"/>
          </w:tcPr>
          <w:p w14:paraId="37BCA108">
            <w:pPr>
              <w:widowControl/>
              <w:wordWrap w:val="0"/>
              <w:jc w:val="right"/>
              <w:rPr>
                <w:rFonts w:ascii="宋体" w:hAnsi="宋体" w:eastAsia="宋体" w:cs="宋体"/>
                <w:kern w:val="0"/>
                <w:sz w:val="43"/>
                <w:szCs w:val="43"/>
              </w:rPr>
            </w:pPr>
            <w:r>
              <w:rPr>
                <w:rFonts w:hint="eastAsia" w:ascii="宋体" w:hAnsi="宋体" w:eastAsia="宋体" w:cs="宋体"/>
                <w:kern w:val="0"/>
                <w:sz w:val="43"/>
                <w:szCs w:val="43"/>
              </w:rPr>
              <w:t>专业：</w:t>
            </w:r>
          </w:p>
        </w:tc>
        <w:tc>
          <w:tcPr>
            <w:tcW w:w="9190" w:type="dxa"/>
            <w:vAlign w:val="center"/>
          </w:tcPr>
          <w:p w14:paraId="5A7A8E8A">
            <w:pPr>
              <w:widowControl/>
              <w:wordWrap w:val="0"/>
              <w:jc w:val="left"/>
              <w:rPr>
                <w:rFonts w:hint="eastAsia" w:ascii="宋体" w:hAnsi="宋体" w:eastAsia="宋体" w:cs="宋体"/>
                <w:kern w:val="0"/>
                <w:sz w:val="43"/>
                <w:szCs w:val="43"/>
                <w:lang w:val="en-US" w:eastAsia="zh-CN"/>
              </w:rPr>
            </w:pPr>
            <w:r>
              <w:rPr>
                <w:rFonts w:hint="eastAsia" w:ascii="宋体" w:hAnsi="宋体" w:eastAsia="宋体" w:cs="宋体"/>
                <w:kern w:val="0"/>
                <w:sz w:val="43"/>
                <w:szCs w:val="43"/>
                <w:lang w:val="en-US" w:eastAsia="zh-CN"/>
              </w:rPr>
              <w:t>音乐表演</w:t>
            </w:r>
          </w:p>
        </w:tc>
      </w:tr>
      <w:tr w14:paraId="7360743F">
        <w:tblPrEx>
          <w:tblCellMar>
            <w:top w:w="15" w:type="dxa"/>
            <w:left w:w="15" w:type="dxa"/>
            <w:bottom w:w="15" w:type="dxa"/>
            <w:right w:w="15" w:type="dxa"/>
          </w:tblCellMar>
        </w:tblPrEx>
        <w:trPr>
          <w:trHeight w:val="450" w:hRule="atLeast"/>
        </w:trPr>
        <w:tc>
          <w:tcPr>
            <w:tcW w:w="4276" w:type="dxa"/>
            <w:vAlign w:val="center"/>
          </w:tcPr>
          <w:p w14:paraId="69D82FD7">
            <w:pPr>
              <w:widowControl/>
              <w:wordWrap w:val="0"/>
              <w:jc w:val="right"/>
              <w:rPr>
                <w:rFonts w:ascii="宋体" w:hAnsi="宋体" w:eastAsia="宋体" w:cs="宋体"/>
                <w:kern w:val="0"/>
                <w:sz w:val="43"/>
                <w:szCs w:val="43"/>
              </w:rPr>
            </w:pPr>
            <w:r>
              <w:rPr>
                <w:rFonts w:hint="eastAsia" w:ascii="宋体" w:hAnsi="宋体" w:eastAsia="宋体" w:cs="宋体"/>
                <w:kern w:val="0"/>
                <w:sz w:val="43"/>
                <w:szCs w:val="43"/>
              </w:rPr>
              <w:t>院系：</w:t>
            </w:r>
          </w:p>
        </w:tc>
        <w:tc>
          <w:tcPr>
            <w:tcW w:w="9190" w:type="dxa"/>
            <w:vAlign w:val="center"/>
          </w:tcPr>
          <w:p w14:paraId="25B0314F">
            <w:pPr>
              <w:widowControl/>
              <w:wordWrap w:val="0"/>
              <w:jc w:val="left"/>
              <w:rPr>
                <w:rFonts w:hint="eastAsia" w:ascii="宋体" w:hAnsi="宋体" w:eastAsia="宋体" w:cs="宋体"/>
                <w:kern w:val="0"/>
                <w:sz w:val="43"/>
                <w:szCs w:val="43"/>
                <w:lang w:val="en-US" w:eastAsia="zh-CN"/>
              </w:rPr>
            </w:pPr>
            <w:r>
              <w:rPr>
                <w:rFonts w:hint="eastAsia" w:ascii="宋体" w:hAnsi="宋体" w:eastAsia="宋体" w:cs="宋体"/>
                <w:kern w:val="0"/>
                <w:sz w:val="43"/>
                <w:szCs w:val="43"/>
                <w:lang w:val="en-US" w:eastAsia="zh-CN"/>
              </w:rPr>
              <w:t>艺术学院</w:t>
            </w:r>
          </w:p>
        </w:tc>
      </w:tr>
      <w:tr w14:paraId="50F065E5">
        <w:tblPrEx>
          <w:tblCellMar>
            <w:top w:w="15" w:type="dxa"/>
            <w:left w:w="15" w:type="dxa"/>
            <w:bottom w:w="15" w:type="dxa"/>
            <w:right w:w="15" w:type="dxa"/>
          </w:tblCellMar>
        </w:tblPrEx>
        <w:trPr>
          <w:trHeight w:val="450" w:hRule="atLeast"/>
        </w:trPr>
        <w:tc>
          <w:tcPr>
            <w:tcW w:w="4276" w:type="dxa"/>
            <w:vAlign w:val="center"/>
          </w:tcPr>
          <w:p w14:paraId="565878D7">
            <w:pPr>
              <w:widowControl/>
              <w:wordWrap w:val="0"/>
              <w:jc w:val="right"/>
              <w:rPr>
                <w:rFonts w:ascii="宋体" w:hAnsi="宋体" w:eastAsia="宋体" w:cs="宋体"/>
                <w:kern w:val="0"/>
                <w:sz w:val="43"/>
                <w:szCs w:val="43"/>
              </w:rPr>
            </w:pPr>
            <w:r>
              <w:rPr>
                <w:rFonts w:hint="eastAsia" w:ascii="宋体" w:hAnsi="宋体" w:eastAsia="宋体" w:cs="宋体"/>
                <w:kern w:val="0"/>
                <w:sz w:val="43"/>
                <w:szCs w:val="43"/>
              </w:rPr>
              <w:t>申请资助经费：</w:t>
            </w:r>
          </w:p>
        </w:tc>
        <w:tc>
          <w:tcPr>
            <w:tcW w:w="9190" w:type="dxa"/>
            <w:vAlign w:val="center"/>
          </w:tcPr>
          <w:p w14:paraId="1B20B5F0">
            <w:pPr>
              <w:widowControl/>
              <w:wordWrap w:val="0"/>
              <w:jc w:val="left"/>
              <w:rPr>
                <w:rFonts w:hint="default" w:ascii="宋体" w:hAnsi="宋体" w:eastAsia="宋体" w:cs="宋体"/>
                <w:kern w:val="0"/>
                <w:sz w:val="43"/>
                <w:szCs w:val="43"/>
                <w:lang w:val="en-US" w:eastAsia="zh-CN"/>
              </w:rPr>
            </w:pPr>
            <w:r>
              <w:rPr>
                <w:rFonts w:hint="eastAsia" w:ascii="宋体" w:hAnsi="宋体" w:eastAsia="宋体" w:cs="宋体"/>
                <w:kern w:val="0"/>
                <w:sz w:val="43"/>
                <w:szCs w:val="43"/>
                <w:lang w:val="en-US" w:eastAsia="zh-CN"/>
              </w:rPr>
              <w:t>20000</w:t>
            </w:r>
          </w:p>
        </w:tc>
      </w:tr>
      <w:tr w14:paraId="7626064E">
        <w:tblPrEx>
          <w:tblCellMar>
            <w:top w:w="15" w:type="dxa"/>
            <w:left w:w="15" w:type="dxa"/>
            <w:bottom w:w="15" w:type="dxa"/>
            <w:right w:w="15" w:type="dxa"/>
          </w:tblCellMar>
        </w:tblPrEx>
        <w:trPr>
          <w:trHeight w:val="448" w:hRule="atLeast"/>
        </w:trPr>
        <w:tc>
          <w:tcPr>
            <w:tcW w:w="4276" w:type="dxa"/>
            <w:vAlign w:val="center"/>
          </w:tcPr>
          <w:p w14:paraId="3181D464">
            <w:pPr>
              <w:widowControl/>
              <w:wordWrap w:val="0"/>
              <w:jc w:val="right"/>
              <w:rPr>
                <w:rFonts w:ascii="宋体" w:hAnsi="宋体" w:eastAsia="宋体" w:cs="宋体"/>
                <w:kern w:val="0"/>
                <w:sz w:val="43"/>
                <w:szCs w:val="43"/>
              </w:rPr>
            </w:pPr>
            <w:r>
              <w:rPr>
                <w:rFonts w:hint="eastAsia" w:ascii="宋体" w:hAnsi="宋体" w:eastAsia="宋体" w:cs="宋体"/>
                <w:kern w:val="0"/>
                <w:sz w:val="43"/>
                <w:szCs w:val="43"/>
              </w:rPr>
              <w:t xml:space="preserve">   指导老师：</w:t>
            </w:r>
          </w:p>
        </w:tc>
        <w:tc>
          <w:tcPr>
            <w:tcW w:w="9190" w:type="dxa"/>
            <w:vAlign w:val="center"/>
          </w:tcPr>
          <w:p w14:paraId="5CBDBDC5">
            <w:pPr>
              <w:widowControl/>
              <w:wordWrap w:val="0"/>
              <w:rPr>
                <w:rFonts w:hint="default" w:ascii="宋体" w:hAnsi="宋体" w:eastAsia="宋体" w:cs="宋体"/>
                <w:kern w:val="0"/>
                <w:sz w:val="43"/>
                <w:szCs w:val="43"/>
                <w:lang w:val="en-US" w:eastAsia="zh-CN"/>
              </w:rPr>
            </w:pPr>
            <w:r>
              <w:rPr>
                <w:rFonts w:hint="eastAsia" w:ascii="宋体" w:hAnsi="宋体" w:eastAsia="宋体" w:cs="宋体"/>
                <w:kern w:val="0"/>
                <w:sz w:val="43"/>
                <w:szCs w:val="43"/>
                <w:lang w:val="en-US" w:eastAsia="zh-CN"/>
              </w:rPr>
              <w:t>黄子瑞</w:t>
            </w:r>
          </w:p>
        </w:tc>
      </w:tr>
      <w:tr w14:paraId="4CE19FB2">
        <w:tblPrEx>
          <w:tblCellMar>
            <w:top w:w="15" w:type="dxa"/>
            <w:left w:w="15" w:type="dxa"/>
            <w:bottom w:w="15" w:type="dxa"/>
            <w:right w:w="15" w:type="dxa"/>
          </w:tblCellMar>
        </w:tblPrEx>
        <w:trPr>
          <w:trHeight w:val="450" w:hRule="atLeast"/>
        </w:trPr>
        <w:tc>
          <w:tcPr>
            <w:tcW w:w="4276" w:type="dxa"/>
            <w:vAlign w:val="center"/>
          </w:tcPr>
          <w:p w14:paraId="2BCCD313">
            <w:pPr>
              <w:widowControl/>
              <w:wordWrap w:val="0"/>
              <w:jc w:val="right"/>
              <w:rPr>
                <w:rFonts w:ascii="宋体" w:hAnsi="宋体" w:eastAsia="宋体" w:cs="宋体"/>
                <w:kern w:val="0"/>
                <w:sz w:val="43"/>
                <w:szCs w:val="43"/>
              </w:rPr>
            </w:pPr>
            <w:r>
              <w:rPr>
                <w:rFonts w:hint="eastAsia" w:ascii="宋体" w:hAnsi="宋体" w:eastAsia="宋体" w:cs="宋体"/>
                <w:kern w:val="0"/>
                <w:sz w:val="43"/>
                <w:szCs w:val="43"/>
              </w:rPr>
              <w:t>导师所在单位：</w:t>
            </w:r>
          </w:p>
        </w:tc>
        <w:tc>
          <w:tcPr>
            <w:tcW w:w="9190" w:type="dxa"/>
            <w:vAlign w:val="center"/>
          </w:tcPr>
          <w:p w14:paraId="6BCA59BD">
            <w:pPr>
              <w:widowControl/>
              <w:wordWrap w:val="0"/>
              <w:rPr>
                <w:rFonts w:hint="eastAsia" w:ascii="宋体" w:hAnsi="宋体" w:eastAsia="宋体" w:cs="宋体"/>
                <w:kern w:val="0"/>
                <w:sz w:val="43"/>
                <w:szCs w:val="43"/>
                <w:lang w:val="en-US" w:eastAsia="zh-CN"/>
              </w:rPr>
            </w:pPr>
            <w:r>
              <w:rPr>
                <w:rFonts w:hint="eastAsia" w:ascii="宋体" w:hAnsi="宋体" w:eastAsia="宋体" w:cs="宋体"/>
                <w:kern w:val="0"/>
                <w:sz w:val="43"/>
                <w:szCs w:val="43"/>
                <w:lang w:val="en-US" w:eastAsia="zh-CN"/>
              </w:rPr>
              <w:t>艺术学院</w:t>
            </w:r>
          </w:p>
        </w:tc>
      </w:tr>
      <w:tr w14:paraId="4DEFD899">
        <w:tblPrEx>
          <w:tblCellMar>
            <w:top w:w="15" w:type="dxa"/>
            <w:left w:w="15" w:type="dxa"/>
            <w:bottom w:w="15" w:type="dxa"/>
            <w:right w:w="15" w:type="dxa"/>
          </w:tblCellMar>
        </w:tblPrEx>
        <w:trPr>
          <w:trHeight w:val="450" w:hRule="atLeast"/>
        </w:trPr>
        <w:tc>
          <w:tcPr>
            <w:tcW w:w="4276" w:type="dxa"/>
            <w:vAlign w:val="center"/>
          </w:tcPr>
          <w:p w14:paraId="06B84935">
            <w:pPr>
              <w:widowControl/>
              <w:wordWrap w:val="0"/>
              <w:jc w:val="right"/>
              <w:rPr>
                <w:rFonts w:ascii="宋体" w:hAnsi="宋体" w:eastAsia="宋体" w:cs="宋体"/>
                <w:kern w:val="0"/>
                <w:sz w:val="43"/>
                <w:szCs w:val="43"/>
              </w:rPr>
            </w:pPr>
            <w:r>
              <w:rPr>
                <w:rFonts w:hint="eastAsia" w:ascii="宋体" w:hAnsi="宋体" w:eastAsia="宋体" w:cs="宋体"/>
                <w:kern w:val="0"/>
                <w:sz w:val="43"/>
                <w:szCs w:val="43"/>
              </w:rPr>
              <w:t>实施起止时间：</w:t>
            </w:r>
          </w:p>
        </w:tc>
        <w:tc>
          <w:tcPr>
            <w:tcW w:w="9190" w:type="dxa"/>
            <w:vAlign w:val="center"/>
          </w:tcPr>
          <w:p w14:paraId="66DD2C0D">
            <w:pPr>
              <w:widowControl/>
              <w:wordWrap w:val="0"/>
              <w:jc w:val="left"/>
              <w:rPr>
                <w:rFonts w:hint="default" w:ascii="宋体" w:hAnsi="宋体" w:eastAsia="宋体" w:cs="宋体"/>
                <w:kern w:val="0"/>
                <w:sz w:val="43"/>
                <w:szCs w:val="43"/>
                <w:lang w:val="en-US" w:eastAsia="zh-CN"/>
              </w:rPr>
            </w:pPr>
            <w:r>
              <w:rPr>
                <w:rFonts w:hint="eastAsia" w:ascii="宋体" w:hAnsi="宋体" w:eastAsia="宋体" w:cs="宋体"/>
                <w:kern w:val="0"/>
                <w:sz w:val="43"/>
                <w:szCs w:val="43"/>
                <w:lang w:val="en-US" w:eastAsia="zh-CN"/>
              </w:rPr>
              <w:t>2025年12月28日—2026年12月28日</w:t>
            </w:r>
          </w:p>
        </w:tc>
      </w:tr>
      <w:tr w14:paraId="0107B1CF">
        <w:tblPrEx>
          <w:tblCellMar>
            <w:top w:w="15" w:type="dxa"/>
            <w:left w:w="15" w:type="dxa"/>
            <w:bottom w:w="15" w:type="dxa"/>
            <w:right w:w="15" w:type="dxa"/>
          </w:tblCellMar>
        </w:tblPrEx>
        <w:trPr>
          <w:trHeight w:val="450" w:hRule="atLeast"/>
        </w:trPr>
        <w:tc>
          <w:tcPr>
            <w:tcW w:w="4276" w:type="dxa"/>
            <w:vAlign w:val="center"/>
          </w:tcPr>
          <w:p w14:paraId="05553250">
            <w:pPr>
              <w:widowControl/>
              <w:wordWrap w:val="0"/>
              <w:jc w:val="right"/>
              <w:rPr>
                <w:rFonts w:ascii="宋体" w:hAnsi="宋体" w:eastAsia="宋体" w:cs="宋体"/>
                <w:kern w:val="0"/>
                <w:sz w:val="43"/>
                <w:szCs w:val="43"/>
              </w:rPr>
            </w:pPr>
            <w:r>
              <w:rPr>
                <w:rFonts w:hint="eastAsia" w:ascii="宋体" w:hAnsi="宋体" w:eastAsia="宋体" w:cs="宋体"/>
                <w:kern w:val="0"/>
                <w:sz w:val="43"/>
                <w:szCs w:val="43"/>
              </w:rPr>
              <w:t>填表时间：</w:t>
            </w:r>
          </w:p>
        </w:tc>
        <w:tc>
          <w:tcPr>
            <w:tcW w:w="9190" w:type="dxa"/>
            <w:vAlign w:val="center"/>
          </w:tcPr>
          <w:p w14:paraId="3077DA8A">
            <w:pPr>
              <w:widowControl/>
              <w:wordWrap w:val="0"/>
              <w:jc w:val="left"/>
              <w:rPr>
                <w:rFonts w:hint="default" w:ascii="宋体" w:hAnsi="宋体" w:eastAsia="宋体" w:cs="宋体"/>
                <w:kern w:val="0"/>
                <w:sz w:val="43"/>
                <w:szCs w:val="43"/>
                <w:lang w:val="en-US" w:eastAsia="zh-CN"/>
              </w:rPr>
            </w:pPr>
            <w:r>
              <w:rPr>
                <w:rFonts w:hint="eastAsia" w:ascii="宋体" w:hAnsi="宋体" w:eastAsia="宋体" w:cs="宋体"/>
                <w:kern w:val="0"/>
                <w:sz w:val="43"/>
                <w:szCs w:val="43"/>
                <w:lang w:val="en-US" w:eastAsia="zh-CN"/>
              </w:rPr>
              <w:t>2025年12月28日</w:t>
            </w:r>
          </w:p>
        </w:tc>
      </w:tr>
    </w:tbl>
    <w:p w14:paraId="1F3D053A">
      <w:pPr>
        <w:widowControl/>
        <w:jc w:val="center"/>
        <w:rPr>
          <w:rFonts w:ascii="微软雅黑" w:hAnsi="微软雅黑" w:eastAsia="微软雅黑" w:cs="宋体"/>
          <w:color w:val="000000"/>
          <w:kern w:val="0"/>
          <w:sz w:val="27"/>
          <w:szCs w:val="27"/>
        </w:rPr>
      </w:pPr>
      <w:r>
        <w:rPr>
          <w:rFonts w:hint="eastAsia" w:ascii="宋体" w:hAnsi="宋体" w:eastAsia="宋体" w:cs="宋体"/>
          <w:color w:val="000000"/>
          <w:kern w:val="0"/>
          <w:sz w:val="36"/>
          <w:szCs w:val="36"/>
        </w:rPr>
        <w:t>华中科技大学本科生院编制</w:t>
      </w:r>
    </w:p>
    <w:p w14:paraId="02FE504D">
      <w:pPr>
        <w:widowControl/>
        <w:jc w:val="left"/>
        <w:rPr>
          <w:rFonts w:ascii="微软雅黑" w:hAnsi="微软雅黑" w:eastAsia="微软雅黑" w:cs="宋体"/>
          <w:color w:val="000000"/>
          <w:kern w:val="0"/>
          <w:sz w:val="27"/>
          <w:szCs w:val="27"/>
        </w:rPr>
      </w:pPr>
    </w:p>
    <w:tbl>
      <w:tblPr>
        <w:tblStyle w:val="9"/>
        <w:tblW w:w="12249" w:type="dxa"/>
        <w:jc w:val="center"/>
        <w:tblLayout w:type="fixed"/>
        <w:tblCellMar>
          <w:top w:w="15" w:type="dxa"/>
          <w:left w:w="15" w:type="dxa"/>
          <w:bottom w:w="15" w:type="dxa"/>
          <w:right w:w="15" w:type="dxa"/>
        </w:tblCellMar>
      </w:tblPr>
      <w:tblGrid>
        <w:gridCol w:w="706"/>
        <w:gridCol w:w="1195"/>
        <w:gridCol w:w="1301"/>
        <w:gridCol w:w="1132"/>
        <w:gridCol w:w="1487"/>
        <w:gridCol w:w="2006"/>
        <w:gridCol w:w="2006"/>
        <w:gridCol w:w="2416"/>
      </w:tblGrid>
      <w:tr w14:paraId="5653DAEA">
        <w:tblPrEx>
          <w:tblCellMar>
            <w:top w:w="15" w:type="dxa"/>
            <w:left w:w="15" w:type="dxa"/>
            <w:bottom w:w="15" w:type="dxa"/>
            <w:right w:w="15" w:type="dxa"/>
          </w:tblCellMar>
        </w:tblPrEx>
        <w:trPr>
          <w:trHeight w:val="450" w:hRule="atLeast"/>
          <w:jc w:val="center"/>
        </w:trPr>
        <w:tc>
          <w:tcPr>
            <w:tcW w:w="12249" w:type="dxa"/>
            <w:gridSpan w:val="8"/>
            <w:tcBorders>
              <w:top w:val="single" w:color="808080" w:sz="6" w:space="0"/>
              <w:left w:val="single" w:color="808080" w:sz="6" w:space="0"/>
              <w:bottom w:val="single" w:color="808080" w:sz="6" w:space="0"/>
              <w:right w:val="single" w:color="808080" w:sz="6" w:space="0"/>
            </w:tcBorders>
            <w:vAlign w:val="center"/>
          </w:tcPr>
          <w:p w14:paraId="715B4ADC">
            <w:pPr>
              <w:widowControl/>
              <w:jc w:val="left"/>
              <w:rPr>
                <w:rFonts w:ascii="微软雅黑" w:hAnsi="微软雅黑" w:eastAsia="微软雅黑" w:cs="宋体"/>
                <w:color w:val="000000"/>
                <w:kern w:val="0"/>
                <w:sz w:val="23"/>
                <w:szCs w:val="23"/>
              </w:rPr>
            </w:pPr>
            <w:r>
              <w:rPr>
                <w:rFonts w:hint="eastAsia" w:ascii="楷体" w:hAnsi="楷体" w:eastAsia="楷体" w:cs="楷体"/>
                <w:b/>
                <w:bCs/>
                <w:color w:val="000000"/>
                <w:kern w:val="0"/>
                <w:sz w:val="52"/>
                <w:szCs w:val="52"/>
              </w:rPr>
              <w:t>一、项目成员</w:t>
            </w:r>
          </w:p>
        </w:tc>
      </w:tr>
      <w:tr w14:paraId="55D5FAD8">
        <w:tblPrEx>
          <w:tblCellMar>
            <w:top w:w="15" w:type="dxa"/>
            <w:left w:w="15" w:type="dxa"/>
            <w:bottom w:w="15" w:type="dxa"/>
            <w:right w:w="15" w:type="dxa"/>
          </w:tblCellMar>
        </w:tblPrEx>
        <w:trPr>
          <w:trHeight w:val="450" w:hRule="atLeast"/>
          <w:jc w:val="center"/>
        </w:trPr>
        <w:tc>
          <w:tcPr>
            <w:tcW w:w="706" w:type="dxa"/>
            <w:vMerge w:val="restart"/>
            <w:tcBorders>
              <w:top w:val="single" w:color="808080" w:sz="6" w:space="0"/>
              <w:left w:val="single" w:color="808080" w:sz="6" w:space="0"/>
              <w:bottom w:val="single" w:color="808080" w:sz="6" w:space="0"/>
              <w:right w:val="single" w:color="808080" w:sz="6" w:space="0"/>
            </w:tcBorders>
            <w:vAlign w:val="center"/>
          </w:tcPr>
          <w:p w14:paraId="6A02150D">
            <w:pPr>
              <w:widowControl/>
              <w:wordWrap w:val="0"/>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申</w:t>
            </w:r>
          </w:p>
          <w:p w14:paraId="6CEE8FF4">
            <w:pPr>
              <w:widowControl/>
              <w:wordWrap w:val="0"/>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请</w:t>
            </w:r>
          </w:p>
          <w:p w14:paraId="171563A0">
            <w:pPr>
              <w:widowControl/>
              <w:wordWrap w:val="0"/>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人</w:t>
            </w:r>
          </w:p>
          <w:p w14:paraId="2A9BBED4">
            <w:pPr>
              <w:widowControl/>
              <w:wordWrap w:val="0"/>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或</w:t>
            </w:r>
          </w:p>
          <w:p w14:paraId="33F48C5B">
            <w:pPr>
              <w:widowControl/>
              <w:wordWrap w:val="0"/>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团</w:t>
            </w:r>
          </w:p>
          <w:p w14:paraId="47B94185">
            <w:pPr>
              <w:widowControl/>
              <w:wordWrap w:val="0"/>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队</w:t>
            </w:r>
          </w:p>
        </w:tc>
        <w:tc>
          <w:tcPr>
            <w:tcW w:w="1195" w:type="dxa"/>
            <w:tcBorders>
              <w:top w:val="single" w:color="808080" w:sz="6" w:space="0"/>
              <w:left w:val="single" w:color="808080" w:sz="6" w:space="0"/>
              <w:bottom w:val="single" w:color="808080" w:sz="6" w:space="0"/>
              <w:right w:val="single" w:color="808080" w:sz="6" w:space="0"/>
            </w:tcBorders>
            <w:vAlign w:val="center"/>
          </w:tcPr>
          <w:p w14:paraId="29136994">
            <w:pPr>
              <w:widowControl/>
              <w:wordWrap w:val="0"/>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姓名</w:t>
            </w:r>
          </w:p>
        </w:tc>
        <w:tc>
          <w:tcPr>
            <w:tcW w:w="1301" w:type="dxa"/>
            <w:tcBorders>
              <w:top w:val="single" w:color="808080" w:sz="6" w:space="0"/>
              <w:left w:val="single" w:color="808080" w:sz="6" w:space="0"/>
              <w:bottom w:val="single" w:color="808080" w:sz="6" w:space="0"/>
              <w:right w:val="single" w:color="808080" w:sz="6" w:space="0"/>
            </w:tcBorders>
            <w:vAlign w:val="center"/>
          </w:tcPr>
          <w:p w14:paraId="68C61992">
            <w:pPr>
              <w:widowControl/>
              <w:wordWrap w:val="0"/>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学号</w:t>
            </w:r>
          </w:p>
        </w:tc>
        <w:tc>
          <w:tcPr>
            <w:tcW w:w="1132" w:type="dxa"/>
            <w:tcBorders>
              <w:top w:val="single" w:color="808080" w:sz="6" w:space="0"/>
              <w:left w:val="single" w:color="808080" w:sz="6" w:space="0"/>
              <w:bottom w:val="single" w:color="808080" w:sz="6" w:space="0"/>
              <w:right w:val="single" w:color="808080" w:sz="6" w:space="0"/>
            </w:tcBorders>
            <w:vAlign w:val="center"/>
          </w:tcPr>
          <w:p w14:paraId="12CFE8D5">
            <w:pPr>
              <w:widowControl/>
              <w:wordWrap w:val="0"/>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年级</w:t>
            </w:r>
          </w:p>
        </w:tc>
        <w:tc>
          <w:tcPr>
            <w:tcW w:w="1487" w:type="dxa"/>
            <w:tcBorders>
              <w:top w:val="single" w:color="808080" w:sz="6" w:space="0"/>
              <w:left w:val="single" w:color="808080" w:sz="6" w:space="0"/>
              <w:bottom w:val="single" w:color="808080" w:sz="6" w:space="0"/>
              <w:right w:val="single" w:color="808080" w:sz="6" w:space="0"/>
            </w:tcBorders>
            <w:vAlign w:val="center"/>
          </w:tcPr>
          <w:p w14:paraId="4D23F158">
            <w:pPr>
              <w:widowControl/>
              <w:wordWrap w:val="0"/>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QQ</w:t>
            </w:r>
          </w:p>
        </w:tc>
        <w:tc>
          <w:tcPr>
            <w:tcW w:w="2006" w:type="dxa"/>
            <w:tcBorders>
              <w:top w:val="single" w:color="808080" w:sz="6" w:space="0"/>
              <w:left w:val="single" w:color="808080" w:sz="6" w:space="0"/>
              <w:bottom w:val="single" w:color="808080" w:sz="6" w:space="0"/>
              <w:right w:val="single" w:color="808080" w:sz="6" w:space="0"/>
            </w:tcBorders>
            <w:vAlign w:val="center"/>
          </w:tcPr>
          <w:p w14:paraId="76EE9F1F">
            <w:pPr>
              <w:widowControl/>
              <w:wordWrap w:val="0"/>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所在院(系)、专业</w:t>
            </w:r>
          </w:p>
        </w:tc>
        <w:tc>
          <w:tcPr>
            <w:tcW w:w="2006" w:type="dxa"/>
            <w:tcBorders>
              <w:top w:val="single" w:color="808080" w:sz="6" w:space="0"/>
              <w:left w:val="single" w:color="808080" w:sz="6" w:space="0"/>
              <w:bottom w:val="single" w:color="808080" w:sz="6" w:space="0"/>
              <w:right w:val="single" w:color="808080" w:sz="6" w:space="0"/>
            </w:tcBorders>
            <w:vAlign w:val="center"/>
          </w:tcPr>
          <w:p w14:paraId="3B5B6684">
            <w:pPr>
              <w:widowControl/>
              <w:wordWrap w:val="0"/>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联系电话</w:t>
            </w:r>
          </w:p>
        </w:tc>
        <w:tc>
          <w:tcPr>
            <w:tcW w:w="2416" w:type="dxa"/>
            <w:tcBorders>
              <w:top w:val="single" w:color="808080" w:sz="6" w:space="0"/>
              <w:left w:val="single" w:color="808080" w:sz="6" w:space="0"/>
              <w:bottom w:val="single" w:color="808080" w:sz="6" w:space="0"/>
              <w:right w:val="single" w:color="808080" w:sz="6" w:space="0"/>
            </w:tcBorders>
            <w:vAlign w:val="center"/>
          </w:tcPr>
          <w:p w14:paraId="3C78B257">
            <w:pPr>
              <w:widowControl/>
              <w:wordWrap w:val="0"/>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项目分工</w:t>
            </w:r>
          </w:p>
        </w:tc>
      </w:tr>
      <w:tr w14:paraId="27737739">
        <w:tblPrEx>
          <w:tblCellMar>
            <w:top w:w="15" w:type="dxa"/>
            <w:left w:w="15" w:type="dxa"/>
            <w:bottom w:w="15" w:type="dxa"/>
            <w:right w:w="15" w:type="dxa"/>
          </w:tblCellMar>
        </w:tblPrEx>
        <w:trPr>
          <w:trHeight w:val="1443" w:hRule="atLeast"/>
          <w:jc w:val="center"/>
        </w:trPr>
        <w:tc>
          <w:tcPr>
            <w:tcW w:w="706" w:type="dxa"/>
            <w:vMerge w:val="continue"/>
            <w:tcBorders>
              <w:top w:val="single" w:color="808080" w:sz="6" w:space="0"/>
              <w:left w:val="single" w:color="808080" w:sz="6" w:space="0"/>
              <w:bottom w:val="single" w:color="808080" w:sz="6" w:space="0"/>
              <w:right w:val="single" w:color="808080" w:sz="6" w:space="0"/>
            </w:tcBorders>
            <w:vAlign w:val="center"/>
          </w:tcPr>
          <w:p w14:paraId="0D0514A7">
            <w:pPr>
              <w:widowControl/>
              <w:wordWrap w:val="0"/>
              <w:jc w:val="left"/>
              <w:rPr>
                <w:rFonts w:hint="eastAsia" w:ascii="宋体" w:hAnsi="宋体" w:eastAsia="宋体" w:cs="宋体"/>
                <w:color w:val="000000"/>
                <w:kern w:val="0"/>
                <w:sz w:val="31"/>
                <w:szCs w:val="31"/>
              </w:rPr>
            </w:pPr>
          </w:p>
        </w:tc>
        <w:tc>
          <w:tcPr>
            <w:tcW w:w="1195" w:type="dxa"/>
            <w:tcBorders>
              <w:top w:val="single" w:color="808080" w:sz="6" w:space="0"/>
              <w:left w:val="single" w:color="808080" w:sz="6" w:space="0"/>
              <w:bottom w:val="single" w:color="808080" w:sz="6" w:space="0"/>
              <w:right w:val="single" w:color="808080" w:sz="6" w:space="0"/>
            </w:tcBorders>
            <w:vAlign w:val="center"/>
          </w:tcPr>
          <w:p w14:paraId="16F5F887">
            <w:pPr>
              <w:widowControl/>
              <w:wordWrap w:val="0"/>
              <w:jc w:val="center"/>
              <w:rPr>
                <w:rFonts w:hint="eastAsia"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邓雯</w:t>
            </w:r>
          </w:p>
        </w:tc>
        <w:tc>
          <w:tcPr>
            <w:tcW w:w="1301" w:type="dxa"/>
            <w:tcBorders>
              <w:top w:val="single" w:color="808080" w:sz="6" w:space="0"/>
              <w:left w:val="single" w:color="808080" w:sz="6" w:space="0"/>
              <w:bottom w:val="single" w:color="808080" w:sz="6" w:space="0"/>
              <w:right w:val="single" w:color="808080" w:sz="6" w:space="0"/>
            </w:tcBorders>
            <w:vAlign w:val="center"/>
          </w:tcPr>
          <w:p w14:paraId="754C0CCF">
            <w:pPr>
              <w:widowControl/>
              <w:wordWrap w:val="0"/>
              <w:jc w:val="center"/>
              <w:rPr>
                <w:rFonts w:hint="default" w:ascii="宋体" w:hAnsi="宋体" w:eastAsia="宋体" w:cs="宋体"/>
                <w:color w:val="000000"/>
                <w:kern w:val="0"/>
                <w:sz w:val="31"/>
                <w:szCs w:val="31"/>
                <w:lang w:val="en-US" w:eastAsia="zh-CN"/>
              </w:rPr>
            </w:pPr>
            <w:r>
              <w:rPr>
                <w:rFonts w:hint="eastAsia" w:ascii="宋体" w:hAnsi="宋体" w:eastAsia="宋体" w:cs="宋体"/>
                <w:color w:val="000000"/>
                <w:kern w:val="0"/>
                <w:sz w:val="24"/>
                <w:szCs w:val="24"/>
                <w:lang w:val="en-US" w:eastAsia="zh-CN"/>
              </w:rPr>
              <w:t>U202415933</w:t>
            </w:r>
          </w:p>
        </w:tc>
        <w:tc>
          <w:tcPr>
            <w:tcW w:w="1132" w:type="dxa"/>
            <w:tcBorders>
              <w:top w:val="single" w:color="808080" w:sz="6" w:space="0"/>
              <w:left w:val="single" w:color="808080" w:sz="6" w:space="0"/>
              <w:bottom w:val="single" w:color="808080" w:sz="6" w:space="0"/>
              <w:right w:val="single" w:color="808080" w:sz="6" w:space="0"/>
            </w:tcBorders>
            <w:vAlign w:val="center"/>
          </w:tcPr>
          <w:p w14:paraId="01946321">
            <w:pPr>
              <w:widowControl/>
              <w:wordWrap w:val="0"/>
              <w:jc w:val="center"/>
              <w:rPr>
                <w:rFonts w:hint="default"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2024级</w:t>
            </w:r>
          </w:p>
        </w:tc>
        <w:tc>
          <w:tcPr>
            <w:tcW w:w="1487" w:type="dxa"/>
            <w:tcBorders>
              <w:top w:val="single" w:color="808080" w:sz="6" w:space="0"/>
              <w:left w:val="single" w:color="808080" w:sz="6" w:space="0"/>
              <w:bottom w:val="single" w:color="808080" w:sz="6" w:space="0"/>
              <w:right w:val="single" w:color="808080" w:sz="6" w:space="0"/>
            </w:tcBorders>
            <w:vAlign w:val="center"/>
          </w:tcPr>
          <w:p w14:paraId="34AB9B44">
            <w:pPr>
              <w:widowControl/>
              <w:jc w:val="center"/>
              <w:rPr>
                <w:rFonts w:hint="default" w:ascii="宋体" w:hAnsi="宋体" w:eastAsia="宋体" w:cs="宋体"/>
                <w:color w:val="000000"/>
                <w:kern w:val="0"/>
                <w:sz w:val="31"/>
                <w:szCs w:val="31"/>
                <w:lang w:val="en-US" w:eastAsia="zh-CN"/>
              </w:rPr>
            </w:pPr>
            <w:r>
              <w:rPr>
                <w:rFonts w:hint="eastAsia" w:ascii="宋体" w:hAnsi="宋体" w:eastAsia="宋体" w:cs="宋体"/>
                <w:color w:val="000000"/>
                <w:kern w:val="0"/>
                <w:sz w:val="28"/>
                <w:szCs w:val="28"/>
                <w:lang w:val="en-US" w:eastAsia="zh-CN"/>
              </w:rPr>
              <w:t>923186769</w:t>
            </w:r>
          </w:p>
        </w:tc>
        <w:tc>
          <w:tcPr>
            <w:tcW w:w="2006" w:type="dxa"/>
            <w:tcBorders>
              <w:top w:val="single" w:color="808080" w:sz="6" w:space="0"/>
              <w:left w:val="single" w:color="808080" w:sz="6" w:space="0"/>
              <w:bottom w:val="single" w:color="808080" w:sz="6" w:space="0"/>
              <w:right w:val="single" w:color="808080" w:sz="6" w:space="0"/>
            </w:tcBorders>
            <w:vAlign w:val="center"/>
          </w:tcPr>
          <w:p w14:paraId="485E3370">
            <w:pPr>
              <w:pStyle w:val="15"/>
              <w:widowControl/>
              <w:kinsoku w:val="0"/>
              <w:autoSpaceDE w:val="0"/>
              <w:autoSpaceDN w:val="0"/>
              <w:adjustRightInd w:val="0"/>
              <w:snapToGrid w:val="0"/>
              <w:spacing w:before="189" w:after="0" w:line="225" w:lineRule="auto"/>
              <w:ind w:left="164"/>
              <w:jc w:val="center"/>
              <w:textAlignment w:val="baseline"/>
              <w:rPr>
                <w:rFonts w:hint="eastAsia"/>
                <w:snapToGrid w:val="0"/>
                <w:color w:val="000000"/>
                <w:spacing w:val="4"/>
                <w:kern w:val="0"/>
                <w:lang w:val="en-US" w:eastAsia="zh-CN"/>
              </w:rPr>
            </w:pPr>
            <w:r>
              <w:rPr>
                <w:rFonts w:hint="eastAsia"/>
                <w:snapToGrid w:val="0"/>
                <w:color w:val="000000"/>
                <w:spacing w:val="4"/>
                <w:kern w:val="0"/>
                <w:lang w:val="en-US" w:eastAsia="zh-CN"/>
              </w:rPr>
              <w:t>艺术学院</w:t>
            </w:r>
          </w:p>
          <w:p w14:paraId="42E53AD9">
            <w:pPr>
              <w:pStyle w:val="15"/>
              <w:widowControl/>
              <w:kinsoku w:val="0"/>
              <w:autoSpaceDE w:val="0"/>
              <w:autoSpaceDN w:val="0"/>
              <w:adjustRightInd w:val="0"/>
              <w:snapToGrid w:val="0"/>
              <w:spacing w:before="189" w:after="0" w:line="225" w:lineRule="auto"/>
              <w:ind w:left="164"/>
              <w:jc w:val="center"/>
              <w:textAlignment w:val="baseline"/>
              <w:rPr>
                <w:rFonts w:hint="eastAsia"/>
                <w:snapToGrid w:val="0"/>
                <w:color w:val="000000"/>
                <w:spacing w:val="4"/>
                <w:kern w:val="0"/>
                <w:lang w:val="en-US" w:eastAsia="zh-CN"/>
              </w:rPr>
            </w:pPr>
            <w:r>
              <w:rPr>
                <w:rFonts w:hint="eastAsia"/>
                <w:snapToGrid w:val="0"/>
                <w:color w:val="000000"/>
                <w:spacing w:val="4"/>
                <w:kern w:val="0"/>
                <w:lang w:val="en-US" w:eastAsia="zh-CN"/>
              </w:rPr>
              <w:t>音乐表演</w:t>
            </w:r>
          </w:p>
          <w:p w14:paraId="71FBB930">
            <w:pPr>
              <w:pStyle w:val="15"/>
              <w:widowControl/>
              <w:kinsoku w:val="0"/>
              <w:autoSpaceDE w:val="0"/>
              <w:autoSpaceDN w:val="0"/>
              <w:adjustRightInd w:val="0"/>
              <w:snapToGrid w:val="0"/>
              <w:spacing w:before="189" w:after="0" w:line="225" w:lineRule="auto"/>
              <w:ind w:left="164"/>
              <w:jc w:val="center"/>
              <w:textAlignment w:val="baseline"/>
              <w:rPr>
                <w:rFonts w:hint="default" w:ascii="宋体" w:hAnsi="宋体" w:eastAsia="宋体" w:cs="宋体"/>
                <w:color w:val="000000"/>
                <w:kern w:val="0"/>
                <w:sz w:val="31"/>
                <w:szCs w:val="31"/>
                <w:lang w:val="en-US" w:eastAsia="zh-CN"/>
              </w:rPr>
            </w:pPr>
            <w:r>
              <w:rPr>
                <w:rFonts w:hint="eastAsia"/>
                <w:snapToGrid w:val="0"/>
                <w:color w:val="000000"/>
                <w:spacing w:val="4"/>
                <w:kern w:val="0"/>
                <w:lang w:val="en-US" w:eastAsia="zh-CN"/>
              </w:rPr>
              <w:t>专业</w:t>
            </w:r>
          </w:p>
        </w:tc>
        <w:tc>
          <w:tcPr>
            <w:tcW w:w="2006" w:type="dxa"/>
            <w:tcBorders>
              <w:top w:val="single" w:color="808080" w:sz="6" w:space="0"/>
              <w:left w:val="single" w:color="808080" w:sz="6" w:space="0"/>
              <w:bottom w:val="single" w:color="808080" w:sz="6" w:space="0"/>
              <w:right w:val="single" w:color="808080" w:sz="6" w:space="0"/>
            </w:tcBorders>
            <w:vAlign w:val="center"/>
          </w:tcPr>
          <w:p w14:paraId="0E78AE90">
            <w:pPr>
              <w:widowControl/>
              <w:wordWrap w:val="0"/>
              <w:jc w:val="center"/>
              <w:rPr>
                <w:rFonts w:hint="default"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15927064457</w:t>
            </w:r>
          </w:p>
        </w:tc>
        <w:tc>
          <w:tcPr>
            <w:tcW w:w="2416" w:type="dxa"/>
            <w:tcBorders>
              <w:top w:val="single" w:color="808080" w:sz="6" w:space="0"/>
              <w:left w:val="single" w:color="808080" w:sz="6" w:space="0"/>
              <w:bottom w:val="single" w:color="808080" w:sz="6" w:space="0"/>
              <w:right w:val="single" w:color="808080" w:sz="6" w:space="0"/>
            </w:tcBorders>
            <w:vAlign w:val="center"/>
          </w:tcPr>
          <w:p w14:paraId="46CD7ADE">
            <w:pPr>
              <w:widowControl/>
              <w:wordWrap w:val="0"/>
              <w:jc w:val="center"/>
              <w:rPr>
                <w:rFonts w:hint="default"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项目组长</w:t>
            </w:r>
          </w:p>
        </w:tc>
      </w:tr>
      <w:tr w14:paraId="3CE6EF11">
        <w:tblPrEx>
          <w:tblCellMar>
            <w:top w:w="15" w:type="dxa"/>
            <w:left w:w="15" w:type="dxa"/>
            <w:bottom w:w="15" w:type="dxa"/>
            <w:right w:w="15" w:type="dxa"/>
          </w:tblCellMar>
        </w:tblPrEx>
        <w:trPr>
          <w:trHeight w:val="1819" w:hRule="atLeast"/>
          <w:jc w:val="center"/>
        </w:trPr>
        <w:tc>
          <w:tcPr>
            <w:tcW w:w="706" w:type="dxa"/>
            <w:vMerge w:val="continue"/>
            <w:tcBorders>
              <w:top w:val="single" w:color="808080" w:sz="6" w:space="0"/>
              <w:left w:val="single" w:color="808080" w:sz="6" w:space="0"/>
              <w:bottom w:val="single" w:color="808080" w:sz="6" w:space="0"/>
              <w:right w:val="single" w:color="808080" w:sz="6" w:space="0"/>
            </w:tcBorders>
            <w:vAlign w:val="center"/>
          </w:tcPr>
          <w:p w14:paraId="13B18FAA">
            <w:pPr>
              <w:widowControl/>
              <w:wordWrap w:val="0"/>
              <w:jc w:val="left"/>
              <w:rPr>
                <w:rFonts w:hint="eastAsia" w:ascii="宋体" w:hAnsi="宋体" w:eastAsia="宋体" w:cs="宋体"/>
                <w:color w:val="000000"/>
                <w:kern w:val="0"/>
                <w:sz w:val="31"/>
                <w:szCs w:val="31"/>
              </w:rPr>
            </w:pPr>
          </w:p>
        </w:tc>
        <w:tc>
          <w:tcPr>
            <w:tcW w:w="1195" w:type="dxa"/>
            <w:tcBorders>
              <w:top w:val="single" w:color="808080" w:sz="6" w:space="0"/>
              <w:left w:val="single" w:color="808080" w:sz="6" w:space="0"/>
              <w:bottom w:val="single" w:color="808080" w:sz="6" w:space="0"/>
              <w:right w:val="single" w:color="808080" w:sz="6" w:space="0"/>
            </w:tcBorders>
            <w:vAlign w:val="center"/>
          </w:tcPr>
          <w:p w14:paraId="1DE12AF3">
            <w:pPr>
              <w:widowControl/>
              <w:wordWrap w:val="0"/>
              <w:jc w:val="center"/>
              <w:rPr>
                <w:rFonts w:hint="default" w:ascii="宋体" w:hAnsi="宋体" w:eastAsia="宋体" w:cs="宋体"/>
                <w:color w:val="auto"/>
                <w:kern w:val="0"/>
                <w:sz w:val="31"/>
                <w:szCs w:val="31"/>
                <w:lang w:val="en-US" w:eastAsia="zh-CN"/>
              </w:rPr>
            </w:pPr>
            <w:r>
              <w:rPr>
                <w:rFonts w:hint="eastAsia" w:ascii="宋体" w:hAnsi="宋体" w:eastAsia="宋体" w:cs="宋体"/>
                <w:color w:val="auto"/>
                <w:kern w:val="0"/>
                <w:sz w:val="31"/>
                <w:szCs w:val="31"/>
                <w:lang w:val="en-US" w:eastAsia="zh-CN"/>
              </w:rPr>
              <w:t>宋美佳</w:t>
            </w:r>
          </w:p>
        </w:tc>
        <w:tc>
          <w:tcPr>
            <w:tcW w:w="1301" w:type="dxa"/>
            <w:tcBorders>
              <w:top w:val="single" w:color="808080" w:sz="6" w:space="0"/>
              <w:left w:val="single" w:color="808080" w:sz="6" w:space="0"/>
              <w:bottom w:val="single" w:color="808080" w:sz="6" w:space="0"/>
              <w:right w:val="single" w:color="808080" w:sz="6" w:space="0"/>
            </w:tcBorders>
            <w:vAlign w:val="center"/>
          </w:tcPr>
          <w:p w14:paraId="62397CF9">
            <w:pPr>
              <w:widowControl/>
              <w:wordWrap w:val="0"/>
              <w:jc w:val="center"/>
              <w:rPr>
                <w:rFonts w:hint="eastAsia" w:ascii="宋体" w:hAnsi="宋体" w:eastAsia="宋体" w:cs="宋体"/>
                <w:color w:val="000000"/>
                <w:kern w:val="0"/>
                <w:sz w:val="31"/>
                <w:szCs w:val="31"/>
              </w:rPr>
            </w:pPr>
            <w:r>
              <w:rPr>
                <w:rFonts w:hint="eastAsia" w:ascii="宋体" w:hAnsi="宋体" w:eastAsia="宋体" w:cs="宋体"/>
                <w:color w:val="000000"/>
                <w:kern w:val="0"/>
                <w:sz w:val="24"/>
                <w:szCs w:val="24"/>
                <w:lang w:val="en-US" w:eastAsia="zh-CN"/>
              </w:rPr>
              <w:t>U202414995</w:t>
            </w:r>
          </w:p>
        </w:tc>
        <w:tc>
          <w:tcPr>
            <w:tcW w:w="1132" w:type="dxa"/>
            <w:tcBorders>
              <w:top w:val="single" w:color="808080" w:sz="6" w:space="0"/>
              <w:left w:val="single" w:color="808080" w:sz="6" w:space="0"/>
              <w:bottom w:val="single" w:color="808080" w:sz="6" w:space="0"/>
              <w:right w:val="single" w:color="808080" w:sz="6" w:space="0"/>
            </w:tcBorders>
            <w:vAlign w:val="center"/>
          </w:tcPr>
          <w:p w14:paraId="527C4E59">
            <w:pPr>
              <w:widowControl/>
              <w:wordWrap w:val="0"/>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lang w:val="en-US" w:eastAsia="zh-CN"/>
              </w:rPr>
              <w:t>2024级</w:t>
            </w:r>
          </w:p>
        </w:tc>
        <w:tc>
          <w:tcPr>
            <w:tcW w:w="1487" w:type="dxa"/>
            <w:tcBorders>
              <w:top w:val="single" w:color="808080" w:sz="6" w:space="0"/>
              <w:left w:val="single" w:color="808080" w:sz="6" w:space="0"/>
              <w:bottom w:val="single" w:color="808080" w:sz="6" w:space="0"/>
              <w:right w:val="single" w:color="808080" w:sz="6" w:space="0"/>
            </w:tcBorders>
            <w:vAlign w:val="center"/>
          </w:tcPr>
          <w:p w14:paraId="05D689C6">
            <w:pPr>
              <w:widowControl/>
              <w:jc w:val="center"/>
              <w:rPr>
                <w:rFonts w:hint="eastAsia" w:ascii="宋体" w:hAnsi="宋体" w:eastAsia="宋体" w:cs="宋体"/>
                <w:color w:val="000000"/>
                <w:kern w:val="0"/>
                <w:sz w:val="31"/>
                <w:szCs w:val="31"/>
              </w:rPr>
            </w:pPr>
            <w:r>
              <w:rPr>
                <w:rFonts w:hint="eastAsia" w:ascii="宋体" w:hAnsi="宋体" w:eastAsia="宋体" w:cs="宋体"/>
                <w:color w:val="000000"/>
                <w:kern w:val="0"/>
                <w:sz w:val="28"/>
                <w:szCs w:val="28"/>
                <w:lang w:val="en-US" w:eastAsia="zh-CN"/>
              </w:rPr>
              <w:t>263906664</w:t>
            </w:r>
          </w:p>
        </w:tc>
        <w:tc>
          <w:tcPr>
            <w:tcW w:w="2006" w:type="dxa"/>
            <w:tcBorders>
              <w:top w:val="single" w:color="808080" w:sz="6" w:space="0"/>
              <w:left w:val="single" w:color="808080" w:sz="6" w:space="0"/>
              <w:bottom w:val="single" w:color="808080" w:sz="6" w:space="0"/>
              <w:right w:val="single" w:color="808080" w:sz="6" w:space="0"/>
            </w:tcBorders>
            <w:vAlign w:val="center"/>
          </w:tcPr>
          <w:p w14:paraId="571091C2">
            <w:pPr>
              <w:pStyle w:val="15"/>
              <w:widowControl/>
              <w:kinsoku w:val="0"/>
              <w:autoSpaceDE w:val="0"/>
              <w:autoSpaceDN w:val="0"/>
              <w:adjustRightInd w:val="0"/>
              <w:snapToGrid w:val="0"/>
              <w:spacing w:before="189" w:after="0" w:line="225" w:lineRule="auto"/>
              <w:ind w:left="164"/>
              <w:jc w:val="center"/>
              <w:textAlignment w:val="baseline"/>
              <w:rPr>
                <w:rFonts w:hint="eastAsia"/>
                <w:snapToGrid w:val="0"/>
                <w:color w:val="000000"/>
                <w:spacing w:val="4"/>
                <w:kern w:val="0"/>
                <w:lang w:val="en-US" w:eastAsia="zh-CN"/>
              </w:rPr>
            </w:pPr>
            <w:r>
              <w:rPr>
                <w:rFonts w:hint="eastAsia"/>
                <w:snapToGrid w:val="0"/>
                <w:color w:val="000000"/>
                <w:spacing w:val="4"/>
                <w:kern w:val="0"/>
                <w:lang w:val="en-US" w:eastAsia="zh-CN"/>
              </w:rPr>
              <w:t>设计学院</w:t>
            </w:r>
          </w:p>
          <w:p w14:paraId="498BEF46">
            <w:pPr>
              <w:pStyle w:val="15"/>
              <w:widowControl/>
              <w:kinsoku w:val="0"/>
              <w:autoSpaceDE w:val="0"/>
              <w:autoSpaceDN w:val="0"/>
              <w:adjustRightInd w:val="0"/>
              <w:snapToGrid w:val="0"/>
              <w:spacing w:before="189" w:after="0" w:line="225" w:lineRule="auto"/>
              <w:ind w:left="164"/>
              <w:jc w:val="center"/>
              <w:textAlignment w:val="baseline"/>
              <w:rPr>
                <w:rFonts w:hint="eastAsia"/>
                <w:snapToGrid w:val="0"/>
                <w:color w:val="000000"/>
                <w:spacing w:val="4"/>
                <w:kern w:val="0"/>
                <w:lang w:val="en-US" w:eastAsia="zh-CN"/>
              </w:rPr>
            </w:pPr>
            <w:r>
              <w:rPr>
                <w:rFonts w:hint="eastAsia"/>
                <w:snapToGrid w:val="0"/>
                <w:color w:val="000000"/>
                <w:spacing w:val="4"/>
                <w:kern w:val="0"/>
                <w:lang w:val="en-US" w:eastAsia="zh-CN"/>
              </w:rPr>
              <w:t>数字与媒体</w:t>
            </w:r>
          </w:p>
          <w:p w14:paraId="0C6A3940">
            <w:pPr>
              <w:pStyle w:val="15"/>
              <w:kinsoku w:val="0"/>
              <w:autoSpaceDE w:val="0"/>
              <w:autoSpaceDN w:val="0"/>
              <w:adjustRightInd w:val="0"/>
              <w:snapToGrid w:val="0"/>
              <w:spacing w:before="189" w:after="0" w:line="225" w:lineRule="auto"/>
              <w:ind w:left="164"/>
              <w:jc w:val="center"/>
              <w:textAlignment w:val="baseline"/>
              <w:rPr>
                <w:rFonts w:hint="eastAsia" w:ascii="宋体" w:hAnsi="宋体" w:eastAsia="宋体" w:cs="宋体"/>
                <w:color w:val="000000"/>
                <w:kern w:val="0"/>
                <w:sz w:val="31"/>
                <w:szCs w:val="31"/>
              </w:rPr>
            </w:pPr>
            <w:r>
              <w:rPr>
                <w:rFonts w:hint="eastAsia"/>
                <w:snapToGrid w:val="0"/>
                <w:color w:val="000000"/>
                <w:spacing w:val="4"/>
                <w:kern w:val="0"/>
                <w:lang w:val="en-US" w:eastAsia="zh-CN"/>
              </w:rPr>
              <w:t>艺术专业</w:t>
            </w:r>
          </w:p>
        </w:tc>
        <w:tc>
          <w:tcPr>
            <w:tcW w:w="2006" w:type="dxa"/>
            <w:tcBorders>
              <w:top w:val="single" w:color="808080" w:sz="6" w:space="0"/>
              <w:left w:val="single" w:color="808080" w:sz="6" w:space="0"/>
              <w:bottom w:val="single" w:color="808080" w:sz="6" w:space="0"/>
              <w:right w:val="single" w:color="808080" w:sz="6" w:space="0"/>
            </w:tcBorders>
            <w:vAlign w:val="center"/>
          </w:tcPr>
          <w:p w14:paraId="705A3C2B">
            <w:pPr>
              <w:widowControl/>
              <w:wordWrap w:val="0"/>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lang w:val="en-US" w:eastAsia="zh-CN"/>
              </w:rPr>
              <w:t>15137453784</w:t>
            </w:r>
          </w:p>
        </w:tc>
        <w:tc>
          <w:tcPr>
            <w:tcW w:w="2416" w:type="dxa"/>
            <w:tcBorders>
              <w:top w:val="single" w:color="808080" w:sz="6" w:space="0"/>
              <w:left w:val="single" w:color="808080" w:sz="6" w:space="0"/>
              <w:bottom w:val="single" w:color="808080" w:sz="6" w:space="0"/>
              <w:right w:val="single" w:color="808080" w:sz="6" w:space="0"/>
            </w:tcBorders>
            <w:vAlign w:val="center"/>
          </w:tcPr>
          <w:p w14:paraId="50C34431">
            <w:pPr>
              <w:widowControl/>
              <w:wordWrap w:val="0"/>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lang w:val="en-US" w:eastAsia="zh-CN"/>
              </w:rPr>
              <w:t>核心视觉与内容负责人</w:t>
            </w:r>
          </w:p>
        </w:tc>
      </w:tr>
      <w:tr w14:paraId="192198D0">
        <w:tblPrEx>
          <w:tblCellMar>
            <w:top w:w="15" w:type="dxa"/>
            <w:left w:w="15" w:type="dxa"/>
            <w:bottom w:w="15" w:type="dxa"/>
            <w:right w:w="15" w:type="dxa"/>
          </w:tblCellMar>
        </w:tblPrEx>
        <w:trPr>
          <w:trHeight w:val="2565" w:hRule="atLeast"/>
          <w:jc w:val="center"/>
        </w:trPr>
        <w:tc>
          <w:tcPr>
            <w:tcW w:w="706" w:type="dxa"/>
            <w:vMerge w:val="continue"/>
            <w:tcBorders>
              <w:top w:val="single" w:color="808080" w:sz="6" w:space="0"/>
              <w:left w:val="single" w:color="808080" w:sz="6" w:space="0"/>
              <w:bottom w:val="single" w:color="808080" w:sz="6" w:space="0"/>
              <w:right w:val="single" w:color="808080" w:sz="6" w:space="0"/>
            </w:tcBorders>
            <w:vAlign w:val="center"/>
          </w:tcPr>
          <w:p w14:paraId="026E302D">
            <w:pPr>
              <w:widowControl/>
              <w:wordWrap w:val="0"/>
              <w:jc w:val="left"/>
              <w:rPr>
                <w:rFonts w:hint="eastAsia" w:ascii="宋体" w:hAnsi="宋体" w:eastAsia="宋体" w:cs="宋体"/>
                <w:color w:val="000000"/>
                <w:kern w:val="0"/>
                <w:sz w:val="31"/>
                <w:szCs w:val="31"/>
              </w:rPr>
            </w:pPr>
          </w:p>
        </w:tc>
        <w:tc>
          <w:tcPr>
            <w:tcW w:w="1195" w:type="dxa"/>
            <w:tcBorders>
              <w:top w:val="single" w:color="808080" w:sz="6" w:space="0"/>
              <w:left w:val="single" w:color="808080" w:sz="6" w:space="0"/>
              <w:bottom w:val="single" w:color="808080" w:sz="6" w:space="0"/>
              <w:right w:val="single" w:color="808080" w:sz="6" w:space="0"/>
            </w:tcBorders>
            <w:vAlign w:val="center"/>
          </w:tcPr>
          <w:p w14:paraId="583AEF62">
            <w:pPr>
              <w:widowControl/>
              <w:ind w:firstLine="0" w:firstLineChars="0"/>
              <w:jc w:val="center"/>
              <w:rPr>
                <w:rFonts w:hint="default"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李瑞麟</w:t>
            </w:r>
          </w:p>
        </w:tc>
        <w:tc>
          <w:tcPr>
            <w:tcW w:w="1301" w:type="dxa"/>
            <w:tcBorders>
              <w:top w:val="single" w:color="808080" w:sz="6" w:space="0"/>
              <w:left w:val="single" w:color="808080" w:sz="6" w:space="0"/>
              <w:bottom w:val="single" w:color="808080" w:sz="6" w:space="0"/>
              <w:right w:val="single" w:color="808080" w:sz="6" w:space="0"/>
            </w:tcBorders>
            <w:vAlign w:val="center"/>
          </w:tcPr>
          <w:p w14:paraId="67FE75EB">
            <w:pPr>
              <w:widowControl/>
              <w:wordWrap w:val="0"/>
              <w:jc w:val="center"/>
              <w:rPr>
                <w:rFonts w:hint="eastAsia" w:ascii="宋体" w:hAnsi="宋体" w:eastAsia="宋体" w:cs="宋体"/>
                <w:kern w:val="0"/>
                <w:sz w:val="31"/>
                <w:szCs w:val="31"/>
              </w:rPr>
            </w:pPr>
            <w:r>
              <w:rPr>
                <w:rFonts w:hint="eastAsia" w:ascii="宋体" w:hAnsi="宋体" w:eastAsia="宋体" w:cs="宋体"/>
                <w:color w:val="000000"/>
                <w:kern w:val="0"/>
                <w:sz w:val="24"/>
                <w:szCs w:val="24"/>
                <w:lang w:val="en-US" w:eastAsia="zh-CN"/>
              </w:rPr>
              <w:t>U202414691</w:t>
            </w:r>
          </w:p>
        </w:tc>
        <w:tc>
          <w:tcPr>
            <w:tcW w:w="1132" w:type="dxa"/>
            <w:tcBorders>
              <w:top w:val="single" w:color="808080" w:sz="6" w:space="0"/>
              <w:left w:val="single" w:color="808080" w:sz="6" w:space="0"/>
              <w:bottom w:val="single" w:color="808080" w:sz="6" w:space="0"/>
              <w:right w:val="single" w:color="808080" w:sz="6" w:space="0"/>
            </w:tcBorders>
            <w:vAlign w:val="center"/>
          </w:tcPr>
          <w:p w14:paraId="27FE97C2">
            <w:pPr>
              <w:widowControl/>
              <w:wordWrap w:val="0"/>
              <w:jc w:val="left"/>
              <w:rPr>
                <w:rFonts w:hint="eastAsia" w:ascii="宋体" w:hAnsi="宋体" w:eastAsia="宋体" w:cs="宋体"/>
                <w:kern w:val="0"/>
                <w:sz w:val="31"/>
                <w:szCs w:val="31"/>
              </w:rPr>
            </w:pPr>
            <w:r>
              <w:rPr>
                <w:rFonts w:hint="eastAsia" w:ascii="宋体" w:hAnsi="宋体" w:eastAsia="宋体" w:cs="宋体"/>
                <w:color w:val="000000"/>
                <w:kern w:val="0"/>
                <w:sz w:val="31"/>
                <w:szCs w:val="31"/>
                <w:lang w:val="en-US" w:eastAsia="zh-CN"/>
              </w:rPr>
              <w:t>2024级</w:t>
            </w:r>
          </w:p>
        </w:tc>
        <w:tc>
          <w:tcPr>
            <w:tcW w:w="1487" w:type="dxa"/>
            <w:tcBorders>
              <w:top w:val="single" w:color="808080" w:sz="6" w:space="0"/>
              <w:left w:val="single" w:color="808080" w:sz="6" w:space="0"/>
              <w:bottom w:val="single" w:color="808080" w:sz="6" w:space="0"/>
              <w:right w:val="single" w:color="808080" w:sz="6" w:space="0"/>
            </w:tcBorders>
            <w:vAlign w:val="center"/>
          </w:tcPr>
          <w:p w14:paraId="6D10A9B7">
            <w:pPr>
              <w:widowControl/>
              <w:wordWrap/>
              <w:jc w:val="center"/>
              <w:rPr>
                <w:rFonts w:hint="eastAsia" w:ascii="宋体" w:hAnsi="宋体" w:eastAsia="宋体" w:cs="宋体"/>
                <w:kern w:val="0"/>
                <w:sz w:val="31"/>
                <w:szCs w:val="31"/>
              </w:rPr>
            </w:pPr>
            <w:r>
              <w:rPr>
                <w:rFonts w:hint="eastAsia" w:ascii="宋体" w:hAnsi="宋体" w:eastAsia="宋体" w:cs="宋体"/>
                <w:color w:val="000000"/>
                <w:kern w:val="0"/>
                <w:sz w:val="28"/>
                <w:szCs w:val="28"/>
                <w:lang w:val="en-US" w:eastAsia="zh-CN"/>
              </w:rPr>
              <w:t>1511964136</w:t>
            </w:r>
          </w:p>
        </w:tc>
        <w:tc>
          <w:tcPr>
            <w:tcW w:w="2006" w:type="dxa"/>
            <w:tcBorders>
              <w:top w:val="single" w:color="808080" w:sz="6" w:space="0"/>
              <w:left w:val="single" w:color="808080" w:sz="6" w:space="0"/>
              <w:bottom w:val="single" w:color="808080" w:sz="6" w:space="0"/>
              <w:right w:val="single" w:color="808080" w:sz="6" w:space="0"/>
            </w:tcBorders>
            <w:vAlign w:val="center"/>
          </w:tcPr>
          <w:p w14:paraId="2501CEBA">
            <w:pPr>
              <w:pStyle w:val="15"/>
              <w:kinsoku w:val="0"/>
              <w:autoSpaceDE w:val="0"/>
              <w:autoSpaceDN w:val="0"/>
              <w:adjustRightInd w:val="0"/>
              <w:snapToGrid w:val="0"/>
              <w:spacing w:before="189" w:after="0" w:line="225" w:lineRule="auto"/>
              <w:ind w:left="164"/>
              <w:jc w:val="center"/>
              <w:textAlignment w:val="baseline"/>
              <w:rPr>
                <w:rFonts w:hint="eastAsia" w:ascii="宋体" w:hAnsi="宋体" w:eastAsia="宋体" w:cs="宋体"/>
                <w:snapToGrid w:val="0"/>
                <w:color w:val="000000"/>
                <w:spacing w:val="4"/>
                <w:kern w:val="0"/>
                <w:sz w:val="31"/>
                <w:szCs w:val="31"/>
                <w:lang w:eastAsia="zh-CN"/>
              </w:rPr>
            </w:pPr>
            <w:r>
              <w:rPr>
                <w:rFonts w:hint="eastAsia" w:ascii="宋体" w:hAnsi="宋体" w:eastAsia="宋体" w:cs="宋体"/>
                <w:snapToGrid w:val="0"/>
                <w:color w:val="000000"/>
                <w:spacing w:val="4"/>
                <w:kern w:val="0"/>
                <w:sz w:val="31"/>
                <w:szCs w:val="31"/>
                <w:lang w:eastAsia="zh-CN"/>
              </w:rPr>
              <w:t>计算机科学</w:t>
            </w:r>
          </w:p>
          <w:p w14:paraId="77B2262A">
            <w:pPr>
              <w:pStyle w:val="15"/>
              <w:kinsoku w:val="0"/>
              <w:autoSpaceDE w:val="0"/>
              <w:autoSpaceDN w:val="0"/>
              <w:adjustRightInd w:val="0"/>
              <w:snapToGrid w:val="0"/>
              <w:spacing w:before="189" w:after="0" w:line="225" w:lineRule="auto"/>
              <w:ind w:left="164"/>
              <w:jc w:val="center"/>
              <w:textAlignment w:val="baseline"/>
              <w:rPr>
                <w:rFonts w:hint="eastAsia" w:ascii="宋体" w:hAnsi="宋体" w:eastAsia="宋体" w:cs="宋体"/>
                <w:snapToGrid w:val="0"/>
                <w:color w:val="000000"/>
                <w:spacing w:val="4"/>
                <w:kern w:val="0"/>
                <w:sz w:val="31"/>
                <w:szCs w:val="31"/>
                <w:lang w:eastAsia="zh-CN"/>
              </w:rPr>
            </w:pPr>
            <w:r>
              <w:rPr>
                <w:rFonts w:hint="eastAsia" w:ascii="宋体" w:hAnsi="宋体" w:eastAsia="宋体" w:cs="宋体"/>
                <w:snapToGrid w:val="0"/>
                <w:color w:val="000000"/>
                <w:spacing w:val="4"/>
                <w:kern w:val="0"/>
                <w:sz w:val="31"/>
                <w:szCs w:val="31"/>
                <w:lang w:eastAsia="zh-CN"/>
              </w:rPr>
              <w:t xml:space="preserve">与技术学院 </w:t>
            </w:r>
          </w:p>
          <w:p w14:paraId="78B49308">
            <w:pPr>
              <w:pStyle w:val="15"/>
              <w:kinsoku w:val="0"/>
              <w:autoSpaceDE w:val="0"/>
              <w:autoSpaceDN w:val="0"/>
              <w:adjustRightInd w:val="0"/>
              <w:snapToGrid w:val="0"/>
              <w:spacing w:before="189" w:after="0" w:line="225" w:lineRule="auto"/>
              <w:ind w:left="164"/>
              <w:jc w:val="center"/>
              <w:textAlignment w:val="baseline"/>
              <w:rPr>
                <w:rFonts w:hint="eastAsia" w:ascii="宋体" w:hAnsi="宋体" w:eastAsia="宋体" w:cs="宋体"/>
                <w:snapToGrid w:val="0"/>
                <w:color w:val="000000"/>
                <w:spacing w:val="4"/>
                <w:kern w:val="0"/>
                <w:sz w:val="31"/>
                <w:szCs w:val="31"/>
                <w:lang w:eastAsia="zh-CN"/>
              </w:rPr>
            </w:pPr>
            <w:r>
              <w:rPr>
                <w:rFonts w:hint="eastAsia" w:ascii="宋体" w:hAnsi="宋体" w:eastAsia="宋体" w:cs="宋体"/>
                <w:snapToGrid w:val="0"/>
                <w:color w:val="000000"/>
                <w:spacing w:val="4"/>
                <w:kern w:val="0"/>
                <w:sz w:val="31"/>
                <w:szCs w:val="31"/>
                <w:lang w:eastAsia="zh-CN"/>
              </w:rPr>
              <w:t>计算机科学</w:t>
            </w:r>
          </w:p>
          <w:p w14:paraId="334BD32F">
            <w:pPr>
              <w:pStyle w:val="15"/>
              <w:kinsoku w:val="0"/>
              <w:autoSpaceDE w:val="0"/>
              <w:autoSpaceDN w:val="0"/>
              <w:adjustRightInd w:val="0"/>
              <w:snapToGrid w:val="0"/>
              <w:spacing w:before="189" w:after="0" w:line="225" w:lineRule="auto"/>
              <w:ind w:left="164"/>
              <w:jc w:val="center"/>
              <w:textAlignment w:val="baseline"/>
              <w:rPr>
                <w:rFonts w:hint="eastAsia" w:ascii="宋体" w:hAnsi="宋体" w:eastAsia="宋体" w:cs="宋体"/>
                <w:kern w:val="0"/>
                <w:sz w:val="31"/>
                <w:szCs w:val="31"/>
              </w:rPr>
            </w:pPr>
            <w:r>
              <w:rPr>
                <w:rFonts w:hint="eastAsia" w:ascii="宋体" w:hAnsi="宋体" w:eastAsia="宋体" w:cs="宋体"/>
                <w:snapToGrid w:val="0"/>
                <w:color w:val="000000"/>
                <w:spacing w:val="4"/>
                <w:kern w:val="0"/>
                <w:sz w:val="31"/>
                <w:szCs w:val="31"/>
                <w:lang w:eastAsia="zh-CN"/>
              </w:rPr>
              <w:t>与技术</w:t>
            </w:r>
            <w:r>
              <w:rPr>
                <w:rFonts w:hint="eastAsia" w:ascii="宋体" w:hAnsi="宋体" w:eastAsia="宋体" w:cs="宋体"/>
                <w:snapToGrid w:val="0"/>
                <w:color w:val="000000"/>
                <w:spacing w:val="4"/>
                <w:kern w:val="0"/>
                <w:sz w:val="31"/>
                <w:szCs w:val="31"/>
                <w:lang w:val="en-US" w:eastAsia="zh-CN"/>
              </w:rPr>
              <w:t>专业</w:t>
            </w:r>
          </w:p>
        </w:tc>
        <w:tc>
          <w:tcPr>
            <w:tcW w:w="2006" w:type="dxa"/>
            <w:tcBorders>
              <w:top w:val="single" w:color="808080" w:sz="6" w:space="0"/>
              <w:left w:val="single" w:color="808080" w:sz="6" w:space="0"/>
              <w:bottom w:val="single" w:color="808080" w:sz="6" w:space="0"/>
              <w:right w:val="single" w:color="808080" w:sz="6" w:space="0"/>
            </w:tcBorders>
            <w:vAlign w:val="center"/>
          </w:tcPr>
          <w:p w14:paraId="7EF175BB">
            <w:pPr>
              <w:widowControl/>
              <w:wordWrap w:val="0"/>
              <w:jc w:val="left"/>
              <w:rPr>
                <w:rFonts w:hint="eastAsia" w:ascii="宋体" w:hAnsi="宋体" w:eastAsia="宋体" w:cs="宋体"/>
                <w:kern w:val="0"/>
                <w:sz w:val="31"/>
                <w:szCs w:val="31"/>
              </w:rPr>
            </w:pPr>
            <w:r>
              <w:rPr>
                <w:rFonts w:hint="eastAsia" w:ascii="宋体" w:hAnsi="宋体" w:eastAsia="宋体" w:cs="宋体"/>
                <w:kern w:val="0"/>
                <w:sz w:val="31"/>
                <w:szCs w:val="31"/>
              </w:rPr>
              <w:t>13724339600</w:t>
            </w:r>
          </w:p>
        </w:tc>
        <w:tc>
          <w:tcPr>
            <w:tcW w:w="2416" w:type="dxa"/>
            <w:tcBorders>
              <w:top w:val="single" w:color="808080" w:sz="6" w:space="0"/>
              <w:left w:val="single" w:color="808080" w:sz="6" w:space="0"/>
              <w:bottom w:val="single" w:color="808080" w:sz="6" w:space="0"/>
              <w:right w:val="single" w:color="808080" w:sz="6" w:space="0"/>
            </w:tcBorders>
            <w:vAlign w:val="center"/>
          </w:tcPr>
          <w:p w14:paraId="103E87F7">
            <w:pPr>
              <w:widowControl/>
              <w:wordWrap w:val="0"/>
              <w:jc w:val="center"/>
              <w:rPr>
                <w:rFonts w:hint="eastAsia" w:ascii="宋体" w:hAnsi="宋体" w:eastAsia="宋体" w:cs="宋体"/>
                <w:kern w:val="0"/>
                <w:sz w:val="31"/>
                <w:szCs w:val="31"/>
              </w:rPr>
            </w:pPr>
            <w:r>
              <w:rPr>
                <w:rFonts w:hint="eastAsia" w:ascii="宋体" w:hAnsi="宋体" w:eastAsia="宋体" w:cs="宋体"/>
                <w:color w:val="000000"/>
                <w:kern w:val="0"/>
                <w:sz w:val="31"/>
                <w:szCs w:val="31"/>
                <w:lang w:val="en-US" w:eastAsia="zh-CN"/>
              </w:rPr>
              <w:t>技术开发负责人</w:t>
            </w:r>
          </w:p>
        </w:tc>
      </w:tr>
      <w:tr w14:paraId="0AF5CCBC">
        <w:tblPrEx>
          <w:tblCellMar>
            <w:top w:w="15" w:type="dxa"/>
            <w:left w:w="15" w:type="dxa"/>
            <w:bottom w:w="15" w:type="dxa"/>
            <w:right w:w="15" w:type="dxa"/>
          </w:tblCellMar>
        </w:tblPrEx>
        <w:trPr>
          <w:trHeight w:val="1945" w:hRule="atLeast"/>
          <w:jc w:val="center"/>
        </w:trPr>
        <w:tc>
          <w:tcPr>
            <w:tcW w:w="706" w:type="dxa"/>
            <w:vMerge w:val="continue"/>
            <w:tcBorders>
              <w:top w:val="single" w:color="808080" w:sz="6" w:space="0"/>
              <w:left w:val="single" w:color="808080" w:sz="6" w:space="0"/>
              <w:bottom w:val="single" w:color="808080" w:sz="6" w:space="0"/>
              <w:right w:val="single" w:color="808080" w:sz="6" w:space="0"/>
            </w:tcBorders>
            <w:vAlign w:val="center"/>
          </w:tcPr>
          <w:p w14:paraId="38F032FD">
            <w:pPr>
              <w:widowControl/>
              <w:wordWrap w:val="0"/>
              <w:jc w:val="left"/>
              <w:rPr>
                <w:rFonts w:hint="eastAsia" w:ascii="宋体" w:hAnsi="宋体" w:eastAsia="宋体" w:cs="宋体"/>
                <w:color w:val="000000"/>
                <w:kern w:val="0"/>
                <w:sz w:val="31"/>
                <w:szCs w:val="31"/>
              </w:rPr>
            </w:pPr>
          </w:p>
        </w:tc>
        <w:tc>
          <w:tcPr>
            <w:tcW w:w="1195" w:type="dxa"/>
            <w:tcBorders>
              <w:top w:val="single" w:color="808080" w:sz="6" w:space="0"/>
              <w:left w:val="single" w:color="808080" w:sz="6" w:space="0"/>
              <w:bottom w:val="single" w:color="808080" w:sz="6" w:space="0"/>
              <w:right w:val="single" w:color="808080" w:sz="6" w:space="0"/>
            </w:tcBorders>
            <w:vAlign w:val="center"/>
          </w:tcPr>
          <w:p w14:paraId="71E0DC10">
            <w:pPr>
              <w:widowControl/>
              <w:wordWrap w:val="0"/>
              <w:jc w:val="center"/>
              <w:rPr>
                <w:rFonts w:hint="default" w:ascii="宋体" w:hAnsi="宋体" w:eastAsia="宋体" w:cs="宋体"/>
                <w:kern w:val="0"/>
                <w:sz w:val="31"/>
                <w:szCs w:val="31"/>
                <w:lang w:val="en-US" w:eastAsia="zh-CN"/>
              </w:rPr>
            </w:pPr>
            <w:r>
              <w:rPr>
                <w:rFonts w:hint="eastAsia" w:ascii="宋体" w:hAnsi="宋体" w:eastAsia="宋体" w:cs="宋体"/>
                <w:kern w:val="0"/>
                <w:sz w:val="31"/>
                <w:szCs w:val="31"/>
                <w:lang w:val="en-US" w:eastAsia="zh-CN"/>
              </w:rPr>
              <w:t>黄广</w:t>
            </w:r>
          </w:p>
        </w:tc>
        <w:tc>
          <w:tcPr>
            <w:tcW w:w="1301" w:type="dxa"/>
            <w:tcBorders>
              <w:top w:val="single" w:color="808080" w:sz="6" w:space="0"/>
              <w:left w:val="single" w:color="808080" w:sz="6" w:space="0"/>
              <w:bottom w:val="single" w:color="808080" w:sz="6" w:space="0"/>
              <w:right w:val="single" w:color="808080" w:sz="6" w:space="0"/>
            </w:tcBorders>
            <w:vAlign w:val="center"/>
          </w:tcPr>
          <w:p w14:paraId="5A674EF1">
            <w:pPr>
              <w:widowControl/>
              <w:wordWrap w:val="0"/>
              <w:jc w:val="center"/>
              <w:rPr>
                <w:rFonts w:hint="eastAsia" w:ascii="宋体" w:hAnsi="宋体" w:eastAsia="宋体" w:cs="宋体"/>
                <w:kern w:val="0"/>
                <w:sz w:val="31"/>
                <w:szCs w:val="31"/>
              </w:rPr>
            </w:pPr>
            <w:r>
              <w:rPr>
                <w:rFonts w:hint="eastAsia" w:ascii="宋体" w:hAnsi="宋体" w:eastAsia="宋体" w:cs="宋体"/>
                <w:color w:val="000000"/>
                <w:kern w:val="0"/>
                <w:sz w:val="24"/>
                <w:szCs w:val="24"/>
                <w:lang w:val="en-US" w:eastAsia="zh-CN"/>
              </w:rPr>
              <w:t>U202414985</w:t>
            </w:r>
          </w:p>
        </w:tc>
        <w:tc>
          <w:tcPr>
            <w:tcW w:w="1132" w:type="dxa"/>
            <w:tcBorders>
              <w:top w:val="single" w:color="808080" w:sz="6" w:space="0"/>
              <w:left w:val="single" w:color="808080" w:sz="6" w:space="0"/>
              <w:bottom w:val="single" w:color="808080" w:sz="6" w:space="0"/>
              <w:right w:val="single" w:color="808080" w:sz="6" w:space="0"/>
            </w:tcBorders>
            <w:vAlign w:val="center"/>
          </w:tcPr>
          <w:p w14:paraId="484C5A94">
            <w:pPr>
              <w:widowControl/>
              <w:wordWrap w:val="0"/>
              <w:jc w:val="left"/>
              <w:rPr>
                <w:rFonts w:hint="eastAsia" w:ascii="宋体" w:hAnsi="宋体" w:eastAsia="宋体" w:cs="宋体"/>
                <w:kern w:val="0"/>
                <w:sz w:val="31"/>
                <w:szCs w:val="31"/>
              </w:rPr>
            </w:pPr>
            <w:r>
              <w:rPr>
                <w:rFonts w:hint="eastAsia" w:ascii="宋体" w:hAnsi="宋体" w:eastAsia="宋体" w:cs="宋体"/>
                <w:color w:val="000000"/>
                <w:kern w:val="0"/>
                <w:sz w:val="31"/>
                <w:szCs w:val="31"/>
                <w:lang w:val="en-US" w:eastAsia="zh-CN"/>
              </w:rPr>
              <w:t>2024级</w:t>
            </w:r>
          </w:p>
        </w:tc>
        <w:tc>
          <w:tcPr>
            <w:tcW w:w="1487" w:type="dxa"/>
            <w:tcBorders>
              <w:top w:val="single" w:color="808080" w:sz="6" w:space="0"/>
              <w:left w:val="single" w:color="808080" w:sz="6" w:space="0"/>
              <w:bottom w:val="single" w:color="808080" w:sz="6" w:space="0"/>
              <w:right w:val="single" w:color="808080" w:sz="6" w:space="0"/>
            </w:tcBorders>
            <w:vAlign w:val="center"/>
          </w:tcPr>
          <w:p w14:paraId="343BB03D">
            <w:pPr>
              <w:widowControl/>
              <w:wordWrap w:val="0"/>
              <w:jc w:val="center"/>
              <w:rPr>
                <w:rFonts w:hint="eastAsia" w:ascii="宋体" w:hAnsi="宋体" w:eastAsia="宋体" w:cs="宋体"/>
                <w:kern w:val="0"/>
                <w:sz w:val="31"/>
                <w:szCs w:val="31"/>
              </w:rPr>
            </w:pPr>
            <w:r>
              <w:rPr>
                <w:rFonts w:hint="eastAsia" w:ascii="宋体" w:hAnsi="宋体" w:eastAsia="宋体" w:cs="宋体"/>
                <w:color w:val="000000"/>
                <w:kern w:val="0"/>
                <w:sz w:val="28"/>
                <w:szCs w:val="28"/>
                <w:lang w:val="en-US" w:eastAsia="zh-CN"/>
              </w:rPr>
              <w:t>2911883854</w:t>
            </w:r>
          </w:p>
        </w:tc>
        <w:tc>
          <w:tcPr>
            <w:tcW w:w="2006" w:type="dxa"/>
            <w:tcBorders>
              <w:top w:val="single" w:color="808080" w:sz="6" w:space="0"/>
              <w:left w:val="single" w:color="808080" w:sz="6" w:space="0"/>
              <w:bottom w:val="single" w:color="808080" w:sz="6" w:space="0"/>
              <w:right w:val="single" w:color="808080" w:sz="6" w:space="0"/>
            </w:tcBorders>
            <w:vAlign w:val="center"/>
          </w:tcPr>
          <w:p w14:paraId="3CC33BDC">
            <w:pPr>
              <w:pStyle w:val="15"/>
              <w:widowControl/>
              <w:kinsoku w:val="0"/>
              <w:autoSpaceDE w:val="0"/>
              <w:autoSpaceDN w:val="0"/>
              <w:adjustRightInd w:val="0"/>
              <w:snapToGrid w:val="0"/>
              <w:spacing w:before="189" w:after="0" w:line="225" w:lineRule="auto"/>
              <w:ind w:left="164"/>
              <w:jc w:val="center"/>
              <w:textAlignment w:val="baseline"/>
              <w:rPr>
                <w:rFonts w:hint="eastAsia"/>
                <w:snapToGrid w:val="0"/>
                <w:color w:val="000000"/>
                <w:spacing w:val="4"/>
                <w:kern w:val="0"/>
                <w:lang w:val="en-US" w:eastAsia="zh-CN"/>
              </w:rPr>
            </w:pPr>
            <w:r>
              <w:rPr>
                <w:rFonts w:hint="eastAsia"/>
                <w:snapToGrid w:val="0"/>
                <w:color w:val="000000"/>
                <w:spacing w:val="4"/>
                <w:kern w:val="0"/>
                <w:lang w:val="en-US" w:eastAsia="zh-CN"/>
              </w:rPr>
              <w:t>设计学院</w:t>
            </w:r>
          </w:p>
          <w:p w14:paraId="28D1BDBD">
            <w:pPr>
              <w:pStyle w:val="15"/>
              <w:widowControl/>
              <w:kinsoku w:val="0"/>
              <w:autoSpaceDE w:val="0"/>
              <w:autoSpaceDN w:val="0"/>
              <w:adjustRightInd w:val="0"/>
              <w:snapToGrid w:val="0"/>
              <w:spacing w:before="189" w:after="0" w:line="225" w:lineRule="auto"/>
              <w:ind w:left="164"/>
              <w:jc w:val="center"/>
              <w:textAlignment w:val="baseline"/>
              <w:rPr>
                <w:rFonts w:hint="eastAsia"/>
                <w:snapToGrid w:val="0"/>
                <w:color w:val="000000"/>
                <w:spacing w:val="4"/>
                <w:kern w:val="0"/>
                <w:lang w:val="en-US" w:eastAsia="zh-CN"/>
              </w:rPr>
            </w:pPr>
            <w:r>
              <w:rPr>
                <w:rFonts w:hint="eastAsia"/>
                <w:snapToGrid w:val="0"/>
                <w:color w:val="000000"/>
                <w:spacing w:val="4"/>
                <w:kern w:val="0"/>
                <w:lang w:val="en-US" w:eastAsia="zh-CN"/>
              </w:rPr>
              <w:t>数字与媒体</w:t>
            </w:r>
          </w:p>
          <w:p w14:paraId="36195296">
            <w:pPr>
              <w:pStyle w:val="15"/>
              <w:kinsoku w:val="0"/>
              <w:autoSpaceDE w:val="0"/>
              <w:autoSpaceDN w:val="0"/>
              <w:adjustRightInd w:val="0"/>
              <w:snapToGrid w:val="0"/>
              <w:spacing w:before="189" w:after="0" w:line="225" w:lineRule="auto"/>
              <w:ind w:left="164"/>
              <w:jc w:val="center"/>
              <w:textAlignment w:val="baseline"/>
              <w:rPr>
                <w:rFonts w:hint="eastAsia" w:ascii="宋体" w:hAnsi="宋体" w:eastAsia="宋体" w:cs="宋体"/>
                <w:kern w:val="0"/>
                <w:sz w:val="31"/>
                <w:szCs w:val="31"/>
              </w:rPr>
            </w:pPr>
            <w:r>
              <w:rPr>
                <w:rFonts w:hint="eastAsia"/>
                <w:snapToGrid w:val="0"/>
                <w:color w:val="000000"/>
                <w:spacing w:val="4"/>
                <w:kern w:val="0"/>
                <w:lang w:val="en-US" w:eastAsia="zh-CN"/>
              </w:rPr>
              <w:t>艺术专业</w:t>
            </w:r>
          </w:p>
        </w:tc>
        <w:tc>
          <w:tcPr>
            <w:tcW w:w="2006" w:type="dxa"/>
            <w:tcBorders>
              <w:top w:val="single" w:color="808080" w:sz="6" w:space="0"/>
              <w:left w:val="single" w:color="808080" w:sz="6" w:space="0"/>
              <w:bottom w:val="single" w:color="808080" w:sz="6" w:space="0"/>
              <w:right w:val="single" w:color="808080" w:sz="6" w:space="0"/>
            </w:tcBorders>
            <w:vAlign w:val="center"/>
          </w:tcPr>
          <w:p w14:paraId="1A04023E">
            <w:pPr>
              <w:widowControl/>
              <w:wordWrap w:val="0"/>
              <w:jc w:val="left"/>
              <w:rPr>
                <w:rFonts w:hint="eastAsia" w:ascii="宋体" w:hAnsi="宋体" w:eastAsia="宋体" w:cs="宋体"/>
                <w:kern w:val="0"/>
                <w:sz w:val="31"/>
                <w:szCs w:val="31"/>
              </w:rPr>
            </w:pPr>
            <w:r>
              <w:rPr>
                <w:rFonts w:hint="eastAsia" w:ascii="宋体" w:hAnsi="宋体" w:eastAsia="宋体" w:cs="宋体"/>
                <w:kern w:val="0"/>
                <w:sz w:val="31"/>
                <w:szCs w:val="31"/>
              </w:rPr>
              <w:t>13917775823</w:t>
            </w:r>
          </w:p>
        </w:tc>
        <w:tc>
          <w:tcPr>
            <w:tcW w:w="2416" w:type="dxa"/>
            <w:tcBorders>
              <w:top w:val="single" w:color="808080" w:sz="6" w:space="0"/>
              <w:left w:val="single" w:color="808080" w:sz="6" w:space="0"/>
              <w:bottom w:val="single" w:color="808080" w:sz="6" w:space="0"/>
              <w:right w:val="single" w:color="808080" w:sz="6" w:space="0"/>
            </w:tcBorders>
            <w:vAlign w:val="center"/>
          </w:tcPr>
          <w:p w14:paraId="26D6CA49">
            <w:pPr>
              <w:widowControl/>
              <w:wordWrap w:val="0"/>
              <w:jc w:val="center"/>
              <w:rPr>
                <w:rFonts w:hint="eastAsia" w:ascii="宋体" w:hAnsi="宋体" w:eastAsia="宋体" w:cs="宋体"/>
                <w:kern w:val="0"/>
                <w:sz w:val="31"/>
                <w:szCs w:val="31"/>
              </w:rPr>
            </w:pPr>
            <w:r>
              <w:rPr>
                <w:rFonts w:hint="eastAsia" w:ascii="宋体" w:hAnsi="宋体" w:eastAsia="宋体" w:cs="宋体"/>
                <w:color w:val="000000"/>
                <w:kern w:val="0"/>
                <w:sz w:val="31"/>
                <w:szCs w:val="31"/>
                <w:lang w:val="en-US" w:eastAsia="zh-CN"/>
              </w:rPr>
              <w:t>NFC文创视觉设计与故事体系构建</w:t>
            </w:r>
          </w:p>
        </w:tc>
      </w:tr>
      <w:tr w14:paraId="530E42D5">
        <w:tblPrEx>
          <w:tblCellMar>
            <w:top w:w="15" w:type="dxa"/>
            <w:left w:w="15" w:type="dxa"/>
            <w:bottom w:w="15" w:type="dxa"/>
            <w:right w:w="15" w:type="dxa"/>
          </w:tblCellMar>
        </w:tblPrEx>
        <w:trPr>
          <w:trHeight w:val="1325" w:hRule="atLeast"/>
          <w:jc w:val="center"/>
        </w:trPr>
        <w:tc>
          <w:tcPr>
            <w:tcW w:w="706" w:type="dxa"/>
            <w:vMerge w:val="continue"/>
            <w:tcBorders>
              <w:top w:val="single" w:color="808080" w:sz="6" w:space="0"/>
              <w:left w:val="single" w:color="808080" w:sz="6" w:space="0"/>
              <w:bottom w:val="single" w:color="808080" w:sz="6" w:space="0"/>
              <w:right w:val="single" w:color="808080" w:sz="6" w:space="0"/>
            </w:tcBorders>
            <w:vAlign w:val="center"/>
          </w:tcPr>
          <w:p w14:paraId="12BC122E">
            <w:pPr>
              <w:widowControl/>
              <w:wordWrap w:val="0"/>
              <w:jc w:val="left"/>
              <w:rPr>
                <w:rFonts w:hint="eastAsia" w:ascii="宋体" w:hAnsi="宋体" w:eastAsia="宋体" w:cs="宋体"/>
                <w:color w:val="000000"/>
                <w:kern w:val="0"/>
                <w:sz w:val="31"/>
                <w:szCs w:val="31"/>
              </w:rPr>
            </w:pPr>
          </w:p>
        </w:tc>
        <w:tc>
          <w:tcPr>
            <w:tcW w:w="1195" w:type="dxa"/>
            <w:tcBorders>
              <w:top w:val="single" w:color="808080" w:sz="6" w:space="0"/>
              <w:left w:val="single" w:color="808080" w:sz="6" w:space="0"/>
              <w:bottom w:val="single" w:color="808080" w:sz="6" w:space="0"/>
              <w:right w:val="single" w:color="808080" w:sz="6" w:space="0"/>
            </w:tcBorders>
            <w:vAlign w:val="center"/>
          </w:tcPr>
          <w:p w14:paraId="541225EF">
            <w:pPr>
              <w:widowControl/>
              <w:wordWrap w:val="0"/>
              <w:jc w:val="center"/>
              <w:rPr>
                <w:rFonts w:hint="default" w:ascii="宋体" w:hAnsi="宋体" w:eastAsia="宋体" w:cs="宋体"/>
                <w:kern w:val="0"/>
                <w:sz w:val="31"/>
                <w:szCs w:val="31"/>
                <w:lang w:val="en-US" w:eastAsia="zh-CN"/>
              </w:rPr>
            </w:pPr>
            <w:r>
              <w:rPr>
                <w:rFonts w:hint="eastAsia" w:ascii="宋体" w:hAnsi="宋体" w:eastAsia="宋体" w:cs="宋体"/>
                <w:kern w:val="0"/>
                <w:sz w:val="31"/>
                <w:szCs w:val="31"/>
                <w:lang w:val="en-US" w:eastAsia="zh-CN"/>
              </w:rPr>
              <w:t>林子博</w:t>
            </w:r>
          </w:p>
        </w:tc>
        <w:tc>
          <w:tcPr>
            <w:tcW w:w="1301" w:type="dxa"/>
            <w:tcBorders>
              <w:top w:val="single" w:color="808080" w:sz="6" w:space="0"/>
              <w:left w:val="single" w:color="808080" w:sz="6" w:space="0"/>
              <w:bottom w:val="single" w:color="808080" w:sz="6" w:space="0"/>
              <w:right w:val="single" w:color="808080" w:sz="6" w:space="0"/>
            </w:tcBorders>
            <w:vAlign w:val="center"/>
          </w:tcPr>
          <w:p w14:paraId="574616A4">
            <w:pPr>
              <w:widowControl/>
              <w:wordWrap w:val="0"/>
              <w:jc w:val="center"/>
              <w:rPr>
                <w:rFonts w:hint="eastAsia" w:ascii="宋体" w:hAnsi="宋体" w:eastAsia="宋体" w:cs="宋体"/>
                <w:kern w:val="0"/>
                <w:sz w:val="31"/>
                <w:szCs w:val="31"/>
              </w:rPr>
            </w:pPr>
            <w:r>
              <w:rPr>
                <w:rFonts w:hint="eastAsia" w:ascii="宋体" w:hAnsi="宋体" w:eastAsia="宋体" w:cs="宋体"/>
                <w:color w:val="000000"/>
                <w:kern w:val="0"/>
                <w:sz w:val="24"/>
                <w:szCs w:val="24"/>
                <w:lang w:val="en-US" w:eastAsia="zh-CN"/>
              </w:rPr>
              <w:t>U202412586</w:t>
            </w:r>
          </w:p>
        </w:tc>
        <w:tc>
          <w:tcPr>
            <w:tcW w:w="1132" w:type="dxa"/>
            <w:tcBorders>
              <w:top w:val="single" w:color="808080" w:sz="6" w:space="0"/>
              <w:left w:val="single" w:color="808080" w:sz="6" w:space="0"/>
              <w:bottom w:val="single" w:color="808080" w:sz="6" w:space="0"/>
              <w:right w:val="single" w:color="808080" w:sz="6" w:space="0"/>
            </w:tcBorders>
            <w:vAlign w:val="center"/>
          </w:tcPr>
          <w:p w14:paraId="36DF8318">
            <w:pPr>
              <w:widowControl/>
              <w:wordWrap w:val="0"/>
              <w:jc w:val="left"/>
              <w:rPr>
                <w:rFonts w:hint="eastAsia" w:ascii="宋体" w:hAnsi="宋体" w:eastAsia="宋体" w:cs="宋体"/>
                <w:kern w:val="0"/>
                <w:sz w:val="31"/>
                <w:szCs w:val="31"/>
              </w:rPr>
            </w:pPr>
            <w:r>
              <w:rPr>
                <w:rFonts w:hint="eastAsia" w:ascii="宋体" w:hAnsi="宋体" w:eastAsia="宋体" w:cs="宋体"/>
                <w:color w:val="000000"/>
                <w:kern w:val="0"/>
                <w:sz w:val="31"/>
                <w:szCs w:val="31"/>
                <w:lang w:val="en-US" w:eastAsia="zh-CN"/>
              </w:rPr>
              <w:t>2024级</w:t>
            </w:r>
          </w:p>
        </w:tc>
        <w:tc>
          <w:tcPr>
            <w:tcW w:w="1487" w:type="dxa"/>
            <w:tcBorders>
              <w:top w:val="single" w:color="808080" w:sz="6" w:space="0"/>
              <w:left w:val="single" w:color="808080" w:sz="6" w:space="0"/>
              <w:bottom w:val="single" w:color="808080" w:sz="6" w:space="0"/>
              <w:right w:val="single" w:color="808080" w:sz="6" w:space="0"/>
            </w:tcBorders>
            <w:vAlign w:val="center"/>
          </w:tcPr>
          <w:p w14:paraId="37B510AD">
            <w:pPr>
              <w:widowControl/>
              <w:wordWrap w:val="0"/>
              <w:jc w:val="center"/>
              <w:rPr>
                <w:rFonts w:hint="eastAsia" w:ascii="宋体" w:hAnsi="宋体" w:eastAsia="宋体" w:cs="宋体"/>
                <w:kern w:val="0"/>
                <w:sz w:val="31"/>
                <w:szCs w:val="31"/>
              </w:rPr>
            </w:pPr>
            <w:r>
              <w:rPr>
                <w:rFonts w:hint="eastAsia" w:ascii="宋体" w:hAnsi="宋体" w:eastAsia="宋体" w:cs="宋体"/>
                <w:color w:val="000000"/>
                <w:kern w:val="0"/>
                <w:sz w:val="28"/>
                <w:szCs w:val="28"/>
                <w:lang w:val="en-US" w:eastAsia="zh-CN"/>
              </w:rPr>
              <w:t>2919538940</w:t>
            </w:r>
          </w:p>
        </w:tc>
        <w:tc>
          <w:tcPr>
            <w:tcW w:w="2006" w:type="dxa"/>
            <w:tcBorders>
              <w:top w:val="single" w:color="808080" w:sz="6" w:space="0"/>
              <w:left w:val="single" w:color="808080" w:sz="6" w:space="0"/>
              <w:bottom w:val="single" w:color="808080" w:sz="6" w:space="0"/>
              <w:right w:val="single" w:color="808080" w:sz="6" w:space="0"/>
            </w:tcBorders>
            <w:vAlign w:val="center"/>
          </w:tcPr>
          <w:p w14:paraId="4B61F342">
            <w:pPr>
              <w:pStyle w:val="15"/>
              <w:kinsoku w:val="0"/>
              <w:autoSpaceDE w:val="0"/>
              <w:autoSpaceDN w:val="0"/>
              <w:adjustRightInd w:val="0"/>
              <w:snapToGrid w:val="0"/>
              <w:spacing w:before="189" w:after="0" w:line="225" w:lineRule="auto"/>
              <w:ind w:left="164"/>
              <w:jc w:val="center"/>
              <w:textAlignment w:val="baseline"/>
              <w:rPr>
                <w:rFonts w:hint="eastAsia" w:cs="宋体"/>
                <w:snapToGrid w:val="0"/>
                <w:color w:val="000000"/>
                <w:spacing w:val="4"/>
                <w:kern w:val="0"/>
                <w:sz w:val="31"/>
                <w:szCs w:val="31"/>
                <w:lang w:val="en-US" w:eastAsia="zh-CN"/>
              </w:rPr>
            </w:pPr>
            <w:r>
              <w:rPr>
                <w:rFonts w:hint="eastAsia" w:ascii="宋体" w:hAnsi="宋体" w:eastAsia="宋体" w:cs="宋体"/>
                <w:snapToGrid w:val="0"/>
                <w:color w:val="000000"/>
                <w:spacing w:val="4"/>
                <w:kern w:val="0"/>
                <w:sz w:val="31"/>
                <w:szCs w:val="31"/>
                <w:lang w:eastAsia="zh-CN"/>
              </w:rPr>
              <w:t>电气与电</w:t>
            </w:r>
            <w:r>
              <w:rPr>
                <w:rFonts w:hint="eastAsia" w:cs="宋体"/>
                <w:snapToGrid w:val="0"/>
                <w:color w:val="000000"/>
                <w:spacing w:val="4"/>
                <w:kern w:val="0"/>
                <w:sz w:val="31"/>
                <w:szCs w:val="31"/>
                <w:lang w:val="en-US" w:eastAsia="zh-CN"/>
              </w:rPr>
              <w:t>子</w:t>
            </w:r>
          </w:p>
          <w:p w14:paraId="384D9856">
            <w:pPr>
              <w:pStyle w:val="15"/>
              <w:kinsoku w:val="0"/>
              <w:autoSpaceDE w:val="0"/>
              <w:autoSpaceDN w:val="0"/>
              <w:adjustRightInd w:val="0"/>
              <w:snapToGrid w:val="0"/>
              <w:spacing w:before="189" w:after="0" w:line="225" w:lineRule="auto"/>
              <w:ind w:left="164"/>
              <w:jc w:val="center"/>
              <w:textAlignment w:val="baseline"/>
              <w:rPr>
                <w:rFonts w:hint="eastAsia" w:ascii="宋体" w:hAnsi="宋体" w:eastAsia="宋体" w:cs="宋体"/>
                <w:kern w:val="0"/>
                <w:sz w:val="31"/>
                <w:szCs w:val="31"/>
              </w:rPr>
            </w:pPr>
            <w:r>
              <w:rPr>
                <w:rFonts w:hint="eastAsia" w:ascii="宋体" w:hAnsi="宋体" w:eastAsia="宋体" w:cs="宋体"/>
                <w:snapToGrid w:val="0"/>
                <w:color w:val="000000"/>
                <w:spacing w:val="4"/>
                <w:kern w:val="0"/>
                <w:sz w:val="31"/>
                <w:szCs w:val="31"/>
                <w:lang w:eastAsia="zh-CN"/>
              </w:rPr>
              <w:t>工程</w:t>
            </w:r>
            <w:r>
              <w:rPr>
                <w:rFonts w:hint="eastAsia" w:ascii="宋体" w:hAnsi="宋体" w:eastAsia="宋体" w:cs="宋体"/>
                <w:snapToGrid w:val="0"/>
                <w:color w:val="000000"/>
                <w:spacing w:val="4"/>
                <w:kern w:val="0"/>
                <w:sz w:val="31"/>
                <w:szCs w:val="31"/>
                <w:lang w:val="en-US" w:eastAsia="zh-CN"/>
              </w:rPr>
              <w:t>专业</w:t>
            </w:r>
          </w:p>
        </w:tc>
        <w:tc>
          <w:tcPr>
            <w:tcW w:w="2006" w:type="dxa"/>
            <w:tcBorders>
              <w:top w:val="single" w:color="808080" w:sz="6" w:space="0"/>
              <w:left w:val="single" w:color="808080" w:sz="6" w:space="0"/>
              <w:bottom w:val="single" w:color="808080" w:sz="6" w:space="0"/>
              <w:right w:val="single" w:color="808080" w:sz="6" w:space="0"/>
            </w:tcBorders>
            <w:vAlign w:val="center"/>
          </w:tcPr>
          <w:p w14:paraId="13D9ECC4">
            <w:pPr>
              <w:widowControl/>
              <w:wordWrap w:val="0"/>
              <w:jc w:val="left"/>
              <w:rPr>
                <w:rFonts w:hint="eastAsia" w:ascii="宋体" w:hAnsi="宋体" w:eastAsia="宋体" w:cs="宋体"/>
                <w:kern w:val="0"/>
                <w:sz w:val="31"/>
                <w:szCs w:val="31"/>
              </w:rPr>
            </w:pPr>
            <w:r>
              <w:rPr>
                <w:rFonts w:hint="eastAsia" w:ascii="宋体" w:hAnsi="宋体" w:eastAsia="宋体" w:cs="宋体"/>
                <w:color w:val="000000"/>
                <w:kern w:val="0"/>
                <w:sz w:val="31"/>
                <w:szCs w:val="31"/>
                <w:lang w:val="en-US" w:eastAsia="zh-CN"/>
              </w:rPr>
              <w:t>18060666758</w:t>
            </w:r>
          </w:p>
        </w:tc>
        <w:tc>
          <w:tcPr>
            <w:tcW w:w="2416" w:type="dxa"/>
            <w:tcBorders>
              <w:top w:val="single" w:color="808080" w:sz="6" w:space="0"/>
              <w:left w:val="single" w:color="808080" w:sz="6" w:space="0"/>
              <w:bottom w:val="single" w:color="808080" w:sz="6" w:space="0"/>
              <w:right w:val="single" w:color="808080" w:sz="6" w:space="0"/>
            </w:tcBorders>
            <w:vAlign w:val="center"/>
          </w:tcPr>
          <w:p w14:paraId="2A5CE6A8">
            <w:pPr>
              <w:widowControl/>
              <w:wordWrap w:val="0"/>
              <w:jc w:val="center"/>
              <w:rPr>
                <w:rFonts w:hint="eastAsia" w:ascii="宋体" w:hAnsi="宋体" w:eastAsia="宋体" w:cs="宋体"/>
                <w:kern w:val="0"/>
                <w:sz w:val="31"/>
                <w:szCs w:val="31"/>
              </w:rPr>
            </w:pPr>
            <w:r>
              <w:rPr>
                <w:rFonts w:hint="eastAsia" w:ascii="宋体" w:hAnsi="宋体" w:eastAsia="宋体" w:cs="宋体"/>
                <w:color w:val="000000"/>
                <w:kern w:val="0"/>
                <w:sz w:val="31"/>
                <w:szCs w:val="31"/>
                <w:lang w:val="en-US" w:eastAsia="zh-CN"/>
              </w:rPr>
              <w:t>硬件技术支持</w:t>
            </w:r>
          </w:p>
        </w:tc>
      </w:tr>
      <w:tr w14:paraId="37932112">
        <w:tblPrEx>
          <w:tblCellMar>
            <w:top w:w="15" w:type="dxa"/>
            <w:left w:w="15" w:type="dxa"/>
            <w:bottom w:w="15" w:type="dxa"/>
            <w:right w:w="15" w:type="dxa"/>
          </w:tblCellMar>
        </w:tblPrEx>
        <w:trPr>
          <w:trHeight w:val="450" w:hRule="atLeast"/>
          <w:jc w:val="center"/>
        </w:trPr>
        <w:tc>
          <w:tcPr>
            <w:tcW w:w="706" w:type="dxa"/>
            <w:vMerge w:val="continue"/>
            <w:tcBorders>
              <w:top w:val="single" w:color="808080" w:sz="6" w:space="0"/>
              <w:left w:val="single" w:color="808080" w:sz="6" w:space="0"/>
              <w:bottom w:val="single" w:color="808080" w:sz="6" w:space="0"/>
              <w:right w:val="single" w:color="808080" w:sz="6" w:space="0"/>
            </w:tcBorders>
            <w:vAlign w:val="center"/>
          </w:tcPr>
          <w:p w14:paraId="6729B117">
            <w:pPr>
              <w:widowControl/>
              <w:wordWrap w:val="0"/>
              <w:jc w:val="left"/>
              <w:rPr>
                <w:rFonts w:hint="eastAsia" w:ascii="宋体" w:hAnsi="宋体" w:eastAsia="宋体" w:cs="宋体"/>
                <w:color w:val="000000"/>
                <w:kern w:val="0"/>
                <w:sz w:val="31"/>
                <w:szCs w:val="31"/>
              </w:rPr>
            </w:pPr>
          </w:p>
        </w:tc>
        <w:tc>
          <w:tcPr>
            <w:tcW w:w="11543" w:type="dxa"/>
            <w:gridSpan w:val="7"/>
            <w:tcBorders>
              <w:top w:val="single" w:color="808080" w:sz="6" w:space="0"/>
              <w:left w:val="single" w:color="808080" w:sz="6" w:space="0"/>
              <w:bottom w:val="single" w:color="808080" w:sz="6" w:space="0"/>
              <w:right w:val="single" w:color="808080" w:sz="6" w:space="0"/>
            </w:tcBorders>
            <w:vAlign w:val="center"/>
          </w:tcPr>
          <w:p w14:paraId="457BC075">
            <w:pPr>
              <w:widowControl/>
              <w:wordWrap w:val="0"/>
              <w:jc w:val="left"/>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团队名称：华音拓影</w:t>
            </w:r>
          </w:p>
        </w:tc>
      </w:tr>
      <w:tr w14:paraId="489F7565">
        <w:tblPrEx>
          <w:tblCellMar>
            <w:top w:w="15" w:type="dxa"/>
            <w:left w:w="15" w:type="dxa"/>
            <w:bottom w:w="15" w:type="dxa"/>
            <w:right w:w="15" w:type="dxa"/>
          </w:tblCellMar>
        </w:tblPrEx>
        <w:trPr>
          <w:trHeight w:val="1104" w:hRule="atLeast"/>
          <w:jc w:val="center"/>
        </w:trPr>
        <w:tc>
          <w:tcPr>
            <w:tcW w:w="706" w:type="dxa"/>
            <w:vMerge w:val="restart"/>
            <w:tcBorders>
              <w:top w:val="single" w:color="808080" w:sz="6" w:space="0"/>
              <w:left w:val="single" w:color="808080" w:sz="6" w:space="0"/>
              <w:bottom w:val="single" w:color="808080" w:sz="6" w:space="0"/>
              <w:right w:val="single" w:color="808080" w:sz="6" w:space="0"/>
            </w:tcBorders>
            <w:vAlign w:val="center"/>
          </w:tcPr>
          <w:p w14:paraId="278BF06D">
            <w:pPr>
              <w:widowControl/>
              <w:wordWrap w:val="0"/>
              <w:jc w:val="center"/>
              <w:rPr>
                <w:rFonts w:hint="eastAsia"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第</w:t>
            </w:r>
          </w:p>
          <w:p w14:paraId="74F5D9F8">
            <w:pPr>
              <w:widowControl/>
              <w:wordWrap w:val="0"/>
              <w:jc w:val="center"/>
              <w:rPr>
                <w:rFonts w:hint="eastAsia"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一</w:t>
            </w:r>
          </w:p>
          <w:p w14:paraId="22687DD7">
            <w:pPr>
              <w:widowControl/>
              <w:wordWrap w:val="0"/>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指</w:t>
            </w:r>
          </w:p>
          <w:p w14:paraId="1DB073D4">
            <w:pPr>
              <w:widowControl/>
              <w:wordWrap w:val="0"/>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导</w:t>
            </w:r>
          </w:p>
          <w:p w14:paraId="155853E0">
            <w:pPr>
              <w:widowControl/>
              <w:wordWrap w:val="0"/>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教</w:t>
            </w:r>
          </w:p>
          <w:p w14:paraId="78967344">
            <w:pPr>
              <w:widowControl/>
              <w:wordWrap w:val="0"/>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师</w:t>
            </w:r>
          </w:p>
        </w:tc>
        <w:tc>
          <w:tcPr>
            <w:tcW w:w="1195" w:type="dxa"/>
            <w:tcBorders>
              <w:top w:val="single" w:color="808080" w:sz="6" w:space="0"/>
              <w:left w:val="single" w:color="808080" w:sz="6" w:space="0"/>
              <w:bottom w:val="single" w:color="808080" w:sz="6" w:space="0"/>
              <w:right w:val="single" w:color="808080" w:sz="6" w:space="0"/>
            </w:tcBorders>
            <w:vAlign w:val="center"/>
          </w:tcPr>
          <w:p w14:paraId="3ED0EF10">
            <w:pPr>
              <w:widowControl/>
              <w:wordWrap/>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姓名：</w:t>
            </w:r>
          </w:p>
        </w:tc>
        <w:tc>
          <w:tcPr>
            <w:tcW w:w="1301" w:type="dxa"/>
            <w:tcBorders>
              <w:top w:val="single" w:color="808080" w:sz="6" w:space="0"/>
              <w:left w:val="single" w:color="808080" w:sz="6" w:space="0"/>
              <w:bottom w:val="single" w:color="808080" w:sz="6" w:space="0"/>
              <w:right w:val="single" w:color="808080" w:sz="6" w:space="0"/>
            </w:tcBorders>
            <w:vAlign w:val="center"/>
          </w:tcPr>
          <w:p w14:paraId="70702049">
            <w:pPr>
              <w:widowControl/>
              <w:jc w:val="center"/>
              <w:rPr>
                <w:rFonts w:hint="default"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黄子瑞</w:t>
            </w:r>
          </w:p>
        </w:tc>
        <w:tc>
          <w:tcPr>
            <w:tcW w:w="1132" w:type="dxa"/>
            <w:tcBorders>
              <w:top w:val="single" w:color="808080" w:sz="6" w:space="0"/>
              <w:left w:val="single" w:color="808080" w:sz="6" w:space="0"/>
              <w:bottom w:val="single" w:color="808080" w:sz="6" w:space="0"/>
              <w:right w:val="single" w:color="808080" w:sz="6" w:space="0"/>
            </w:tcBorders>
            <w:vAlign w:val="center"/>
          </w:tcPr>
          <w:p w14:paraId="18938ACE">
            <w:pPr>
              <w:widowControl/>
              <w:wordWrap/>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年龄：</w:t>
            </w:r>
          </w:p>
        </w:tc>
        <w:tc>
          <w:tcPr>
            <w:tcW w:w="1487" w:type="dxa"/>
            <w:tcBorders>
              <w:top w:val="single" w:color="808080" w:sz="6" w:space="0"/>
              <w:left w:val="single" w:color="808080" w:sz="6" w:space="0"/>
              <w:bottom w:val="single" w:color="808080" w:sz="6" w:space="0"/>
              <w:right w:val="single" w:color="808080" w:sz="6" w:space="0"/>
            </w:tcBorders>
            <w:vAlign w:val="center"/>
          </w:tcPr>
          <w:p w14:paraId="6F40C518">
            <w:pPr>
              <w:widowControl/>
              <w:jc w:val="center"/>
              <w:rPr>
                <w:rFonts w:hint="default"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30</w:t>
            </w:r>
          </w:p>
        </w:tc>
        <w:tc>
          <w:tcPr>
            <w:tcW w:w="2006" w:type="dxa"/>
            <w:tcBorders>
              <w:top w:val="single" w:color="808080" w:sz="6" w:space="0"/>
              <w:left w:val="single" w:color="808080" w:sz="6" w:space="0"/>
              <w:bottom w:val="single" w:color="808080" w:sz="6" w:space="0"/>
              <w:right w:val="single" w:color="808080" w:sz="6" w:space="0"/>
            </w:tcBorders>
            <w:vAlign w:val="center"/>
          </w:tcPr>
          <w:p w14:paraId="22D615C4">
            <w:pPr>
              <w:widowControl/>
              <w:wordWrap/>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工作单位：</w:t>
            </w:r>
          </w:p>
        </w:tc>
        <w:tc>
          <w:tcPr>
            <w:tcW w:w="4422" w:type="dxa"/>
            <w:gridSpan w:val="2"/>
            <w:tcBorders>
              <w:top w:val="single" w:color="808080" w:sz="6" w:space="0"/>
              <w:left w:val="single" w:color="808080" w:sz="6" w:space="0"/>
              <w:bottom w:val="single" w:color="808080" w:sz="6" w:space="0"/>
              <w:right w:val="single" w:color="808080" w:sz="6" w:space="0"/>
            </w:tcBorders>
            <w:vAlign w:val="center"/>
          </w:tcPr>
          <w:p w14:paraId="0A0DD759">
            <w:pPr>
              <w:widowControl/>
              <w:jc w:val="center"/>
              <w:rPr>
                <w:rFonts w:hint="eastAsia"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艺术学院</w:t>
            </w:r>
          </w:p>
        </w:tc>
      </w:tr>
      <w:tr w14:paraId="6E625A89">
        <w:tblPrEx>
          <w:tblCellMar>
            <w:top w:w="15" w:type="dxa"/>
            <w:left w:w="15" w:type="dxa"/>
            <w:bottom w:w="15" w:type="dxa"/>
            <w:right w:w="15" w:type="dxa"/>
          </w:tblCellMar>
        </w:tblPrEx>
        <w:trPr>
          <w:trHeight w:val="1513" w:hRule="atLeast"/>
          <w:jc w:val="center"/>
        </w:trPr>
        <w:tc>
          <w:tcPr>
            <w:tcW w:w="706" w:type="dxa"/>
            <w:vMerge w:val="continue"/>
            <w:tcBorders>
              <w:top w:val="single" w:color="808080" w:sz="6" w:space="0"/>
              <w:left w:val="single" w:color="808080" w:sz="6" w:space="0"/>
              <w:bottom w:val="single" w:color="808080" w:sz="6" w:space="0"/>
              <w:right w:val="single" w:color="808080" w:sz="6" w:space="0"/>
            </w:tcBorders>
            <w:vAlign w:val="center"/>
          </w:tcPr>
          <w:p w14:paraId="28677C8F">
            <w:pPr>
              <w:widowControl/>
              <w:wordWrap w:val="0"/>
              <w:jc w:val="left"/>
              <w:rPr>
                <w:rFonts w:ascii="微软雅黑" w:hAnsi="微软雅黑" w:eastAsia="微软雅黑" w:cs="宋体"/>
                <w:color w:val="000000"/>
                <w:kern w:val="0"/>
                <w:sz w:val="23"/>
                <w:szCs w:val="23"/>
              </w:rPr>
            </w:pPr>
          </w:p>
        </w:tc>
        <w:tc>
          <w:tcPr>
            <w:tcW w:w="1195" w:type="dxa"/>
            <w:tcBorders>
              <w:top w:val="single" w:color="808080" w:sz="6" w:space="0"/>
              <w:left w:val="single" w:color="808080" w:sz="6" w:space="0"/>
              <w:bottom w:val="single" w:color="808080" w:sz="6" w:space="0"/>
              <w:right w:val="single" w:color="808080" w:sz="6" w:space="0"/>
            </w:tcBorders>
            <w:vAlign w:val="center"/>
          </w:tcPr>
          <w:p w14:paraId="25223DC3">
            <w:pPr>
              <w:widowControl/>
              <w:wordWrap/>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职称：</w:t>
            </w:r>
          </w:p>
        </w:tc>
        <w:tc>
          <w:tcPr>
            <w:tcW w:w="1301" w:type="dxa"/>
            <w:tcBorders>
              <w:top w:val="single" w:color="808080" w:sz="6" w:space="0"/>
              <w:left w:val="single" w:color="808080" w:sz="6" w:space="0"/>
              <w:bottom w:val="single" w:color="808080" w:sz="6" w:space="0"/>
              <w:right w:val="single" w:color="808080" w:sz="6" w:space="0"/>
            </w:tcBorders>
            <w:vAlign w:val="center"/>
          </w:tcPr>
          <w:p w14:paraId="2DA82414">
            <w:pPr>
              <w:widowControl/>
              <w:jc w:val="center"/>
              <w:rPr>
                <w:rFonts w:hint="eastAsia"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工程师</w:t>
            </w:r>
          </w:p>
        </w:tc>
        <w:tc>
          <w:tcPr>
            <w:tcW w:w="1132" w:type="dxa"/>
            <w:tcBorders>
              <w:top w:val="single" w:color="808080" w:sz="6" w:space="0"/>
              <w:left w:val="single" w:color="808080" w:sz="6" w:space="0"/>
              <w:bottom w:val="single" w:color="808080" w:sz="6" w:space="0"/>
              <w:right w:val="single" w:color="808080" w:sz="6" w:space="0"/>
            </w:tcBorders>
            <w:vAlign w:val="center"/>
          </w:tcPr>
          <w:p w14:paraId="267CDC9F">
            <w:pPr>
              <w:widowControl/>
              <w:wordWrap/>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职务：</w:t>
            </w:r>
          </w:p>
        </w:tc>
        <w:tc>
          <w:tcPr>
            <w:tcW w:w="1487" w:type="dxa"/>
            <w:tcBorders>
              <w:top w:val="single" w:color="808080" w:sz="6" w:space="0"/>
              <w:left w:val="single" w:color="808080" w:sz="6" w:space="0"/>
              <w:bottom w:val="single" w:color="808080" w:sz="6" w:space="0"/>
              <w:right w:val="single" w:color="808080" w:sz="6" w:space="0"/>
            </w:tcBorders>
            <w:vAlign w:val="center"/>
          </w:tcPr>
          <w:p w14:paraId="1F2892EF">
            <w:pPr>
              <w:widowControl/>
              <w:jc w:val="center"/>
              <w:rPr>
                <w:rFonts w:hint="eastAsia"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实验技术</w:t>
            </w:r>
          </w:p>
        </w:tc>
        <w:tc>
          <w:tcPr>
            <w:tcW w:w="2006" w:type="dxa"/>
            <w:tcBorders>
              <w:top w:val="single" w:color="808080" w:sz="6" w:space="0"/>
              <w:left w:val="single" w:color="808080" w:sz="6" w:space="0"/>
              <w:bottom w:val="single" w:color="808080" w:sz="6" w:space="0"/>
              <w:right w:val="single" w:color="808080" w:sz="6" w:space="0"/>
            </w:tcBorders>
            <w:vAlign w:val="center"/>
          </w:tcPr>
          <w:p w14:paraId="7299A620">
            <w:pPr>
              <w:widowControl/>
              <w:wordWrap/>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E-mail：</w:t>
            </w:r>
          </w:p>
        </w:tc>
        <w:tc>
          <w:tcPr>
            <w:tcW w:w="4422" w:type="dxa"/>
            <w:gridSpan w:val="2"/>
            <w:tcBorders>
              <w:top w:val="single" w:color="808080" w:sz="6" w:space="0"/>
              <w:left w:val="single" w:color="808080" w:sz="6" w:space="0"/>
              <w:bottom w:val="single" w:color="808080" w:sz="6" w:space="0"/>
              <w:right w:val="single" w:color="808080" w:sz="6" w:space="0"/>
            </w:tcBorders>
            <w:vAlign w:val="center"/>
          </w:tcPr>
          <w:p w14:paraId="0B870886">
            <w:pPr>
              <w:widowControl/>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472267114@qq.com</w:t>
            </w:r>
          </w:p>
        </w:tc>
      </w:tr>
      <w:tr w14:paraId="11F58D5F">
        <w:tblPrEx>
          <w:tblCellMar>
            <w:top w:w="15" w:type="dxa"/>
            <w:left w:w="15" w:type="dxa"/>
            <w:bottom w:w="15" w:type="dxa"/>
            <w:right w:w="15" w:type="dxa"/>
          </w:tblCellMar>
        </w:tblPrEx>
        <w:trPr>
          <w:trHeight w:val="1925" w:hRule="atLeast"/>
          <w:jc w:val="center"/>
        </w:trPr>
        <w:tc>
          <w:tcPr>
            <w:tcW w:w="706" w:type="dxa"/>
            <w:vMerge w:val="continue"/>
            <w:tcBorders>
              <w:top w:val="single" w:color="808080" w:sz="6" w:space="0"/>
              <w:left w:val="single" w:color="808080" w:sz="6" w:space="0"/>
              <w:bottom w:val="single" w:color="808080" w:sz="6" w:space="0"/>
              <w:right w:val="single" w:color="808080" w:sz="6" w:space="0"/>
            </w:tcBorders>
            <w:vAlign w:val="center"/>
          </w:tcPr>
          <w:p w14:paraId="4E382EE2">
            <w:pPr>
              <w:widowControl/>
              <w:wordWrap w:val="0"/>
              <w:jc w:val="left"/>
              <w:rPr>
                <w:rFonts w:ascii="微软雅黑" w:hAnsi="微软雅黑" w:eastAsia="微软雅黑" w:cs="宋体"/>
                <w:color w:val="000000"/>
                <w:kern w:val="0"/>
                <w:sz w:val="23"/>
                <w:szCs w:val="23"/>
              </w:rPr>
            </w:pPr>
          </w:p>
        </w:tc>
        <w:tc>
          <w:tcPr>
            <w:tcW w:w="1195" w:type="dxa"/>
            <w:tcBorders>
              <w:top w:val="single" w:color="808080" w:sz="6" w:space="0"/>
              <w:left w:val="single" w:color="808080" w:sz="6" w:space="0"/>
              <w:bottom w:val="single" w:color="808080" w:sz="6" w:space="0"/>
              <w:right w:val="single" w:color="808080" w:sz="6" w:space="0"/>
            </w:tcBorders>
            <w:vAlign w:val="center"/>
          </w:tcPr>
          <w:p w14:paraId="5C6B6A58">
            <w:pPr>
              <w:widowControl/>
              <w:wordWrap/>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研究方向：</w:t>
            </w:r>
          </w:p>
        </w:tc>
        <w:tc>
          <w:tcPr>
            <w:tcW w:w="3920" w:type="dxa"/>
            <w:gridSpan w:val="3"/>
            <w:tcBorders>
              <w:top w:val="single" w:color="808080" w:sz="6" w:space="0"/>
              <w:left w:val="single" w:color="808080" w:sz="6" w:space="0"/>
              <w:bottom w:val="single" w:color="808080" w:sz="6" w:space="0"/>
              <w:right w:val="single" w:color="808080" w:sz="6" w:space="0"/>
            </w:tcBorders>
            <w:vAlign w:val="center"/>
          </w:tcPr>
          <w:p w14:paraId="1FDB8E6F">
            <w:pPr>
              <w:widowControl/>
              <w:jc w:val="center"/>
              <w:rPr>
                <w:rFonts w:hint="default"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录音艺术</w:t>
            </w:r>
          </w:p>
        </w:tc>
        <w:tc>
          <w:tcPr>
            <w:tcW w:w="2006" w:type="dxa"/>
            <w:tcBorders>
              <w:top w:val="single" w:color="808080" w:sz="6" w:space="0"/>
              <w:left w:val="single" w:color="808080" w:sz="6" w:space="0"/>
              <w:bottom w:val="single" w:color="808080" w:sz="6" w:space="0"/>
              <w:right w:val="single" w:color="808080" w:sz="6" w:space="0"/>
            </w:tcBorders>
            <w:vAlign w:val="center"/>
          </w:tcPr>
          <w:p w14:paraId="44F3F158">
            <w:pPr>
              <w:widowControl/>
              <w:wordWrap/>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联系电话：</w:t>
            </w:r>
          </w:p>
        </w:tc>
        <w:tc>
          <w:tcPr>
            <w:tcW w:w="4422" w:type="dxa"/>
            <w:gridSpan w:val="2"/>
            <w:tcBorders>
              <w:top w:val="single" w:color="808080" w:sz="6" w:space="0"/>
              <w:left w:val="single" w:color="808080" w:sz="6" w:space="0"/>
              <w:bottom w:val="single" w:color="808080" w:sz="6" w:space="0"/>
              <w:right w:val="single" w:color="808080" w:sz="6" w:space="0"/>
            </w:tcBorders>
            <w:vAlign w:val="center"/>
          </w:tcPr>
          <w:p w14:paraId="5D7E9F93">
            <w:pPr>
              <w:widowControl/>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18811176259</w:t>
            </w:r>
          </w:p>
        </w:tc>
      </w:tr>
      <w:tr w14:paraId="5499EBFB">
        <w:tblPrEx>
          <w:tblCellMar>
            <w:top w:w="15" w:type="dxa"/>
            <w:left w:w="15" w:type="dxa"/>
            <w:bottom w:w="15" w:type="dxa"/>
            <w:right w:w="15" w:type="dxa"/>
          </w:tblCellMar>
        </w:tblPrEx>
        <w:trPr>
          <w:trHeight w:val="1046" w:hRule="atLeast"/>
          <w:jc w:val="center"/>
        </w:trPr>
        <w:tc>
          <w:tcPr>
            <w:tcW w:w="706" w:type="dxa"/>
            <w:vMerge w:val="restart"/>
            <w:tcBorders>
              <w:top w:val="single" w:color="808080" w:sz="6" w:space="0"/>
              <w:left w:val="single" w:color="808080" w:sz="6" w:space="0"/>
              <w:right w:val="single" w:color="808080" w:sz="6" w:space="0"/>
            </w:tcBorders>
            <w:vAlign w:val="center"/>
          </w:tcPr>
          <w:p w14:paraId="05154265">
            <w:pPr>
              <w:widowControl/>
              <w:wordWrap w:val="0"/>
              <w:jc w:val="center"/>
              <w:rPr>
                <w:rFonts w:hint="eastAsia"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指</w:t>
            </w:r>
          </w:p>
          <w:p w14:paraId="008B9801">
            <w:pPr>
              <w:widowControl/>
              <w:wordWrap w:val="0"/>
              <w:jc w:val="center"/>
              <w:rPr>
                <w:rFonts w:hint="eastAsia"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导</w:t>
            </w:r>
          </w:p>
          <w:p w14:paraId="773136DE">
            <w:pPr>
              <w:widowControl/>
              <w:wordWrap w:val="0"/>
              <w:jc w:val="center"/>
              <w:rPr>
                <w:rFonts w:hint="eastAsia"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教</w:t>
            </w:r>
          </w:p>
          <w:p w14:paraId="12F93E95">
            <w:pPr>
              <w:widowControl/>
              <w:wordWrap w:val="0"/>
              <w:jc w:val="center"/>
              <w:rPr>
                <w:rFonts w:hint="eastAsia" w:ascii="微软雅黑" w:hAnsi="微软雅黑" w:eastAsia="微软雅黑" w:cs="宋体"/>
                <w:color w:val="000000"/>
                <w:kern w:val="0"/>
                <w:sz w:val="23"/>
                <w:szCs w:val="23"/>
                <w:lang w:val="en-US" w:eastAsia="zh-CN"/>
              </w:rPr>
            </w:pPr>
            <w:r>
              <w:rPr>
                <w:rFonts w:hint="eastAsia" w:ascii="宋体" w:hAnsi="宋体" w:eastAsia="宋体" w:cs="宋体"/>
                <w:color w:val="000000"/>
                <w:kern w:val="0"/>
                <w:sz w:val="31"/>
                <w:szCs w:val="31"/>
                <w:lang w:val="en-US" w:eastAsia="zh-CN"/>
              </w:rPr>
              <w:t>师</w:t>
            </w:r>
          </w:p>
        </w:tc>
        <w:tc>
          <w:tcPr>
            <w:tcW w:w="1195" w:type="dxa"/>
            <w:tcBorders>
              <w:top w:val="single" w:color="808080" w:sz="6" w:space="0"/>
              <w:left w:val="single" w:color="808080" w:sz="6" w:space="0"/>
              <w:bottom w:val="single" w:color="808080" w:sz="6" w:space="0"/>
              <w:right w:val="single" w:color="808080" w:sz="6" w:space="0"/>
            </w:tcBorders>
            <w:vAlign w:val="center"/>
          </w:tcPr>
          <w:p w14:paraId="3817F31F">
            <w:pPr>
              <w:widowControl/>
              <w:wordWrap/>
              <w:jc w:val="center"/>
              <w:rPr>
                <w:rFonts w:hint="eastAsia"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姓名：</w:t>
            </w:r>
          </w:p>
        </w:tc>
        <w:tc>
          <w:tcPr>
            <w:tcW w:w="1301" w:type="dxa"/>
            <w:tcBorders>
              <w:top w:val="single" w:color="808080" w:sz="6" w:space="0"/>
              <w:left w:val="single" w:color="808080" w:sz="6" w:space="0"/>
              <w:bottom w:val="single" w:color="808080" w:sz="6" w:space="0"/>
              <w:right w:val="single" w:color="808080" w:sz="6" w:space="0"/>
            </w:tcBorders>
            <w:vAlign w:val="center"/>
          </w:tcPr>
          <w:p w14:paraId="5A86BF63">
            <w:pPr>
              <w:widowControl/>
              <w:wordWrap w:val="0"/>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王朝霞</w:t>
            </w:r>
          </w:p>
        </w:tc>
        <w:tc>
          <w:tcPr>
            <w:tcW w:w="1132" w:type="dxa"/>
            <w:tcBorders>
              <w:top w:val="single" w:color="808080" w:sz="6" w:space="0"/>
              <w:left w:val="single" w:color="808080" w:sz="6" w:space="0"/>
              <w:bottom w:val="single" w:color="808080" w:sz="6" w:space="0"/>
              <w:right w:val="single" w:color="808080" w:sz="6" w:space="0"/>
            </w:tcBorders>
            <w:vAlign w:val="center"/>
          </w:tcPr>
          <w:p w14:paraId="405A5F82">
            <w:pPr>
              <w:widowControl/>
              <w:wordWrap/>
              <w:jc w:val="center"/>
              <w:rPr>
                <w:rFonts w:hint="eastAsia"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年龄：</w:t>
            </w:r>
          </w:p>
        </w:tc>
        <w:tc>
          <w:tcPr>
            <w:tcW w:w="1487" w:type="dxa"/>
            <w:tcBorders>
              <w:top w:val="single" w:color="808080" w:sz="6" w:space="0"/>
              <w:left w:val="single" w:color="808080" w:sz="6" w:space="0"/>
              <w:bottom w:val="single" w:color="808080" w:sz="6" w:space="0"/>
              <w:right w:val="single" w:color="808080" w:sz="6" w:space="0"/>
            </w:tcBorders>
            <w:vAlign w:val="center"/>
          </w:tcPr>
          <w:p w14:paraId="3968F892">
            <w:pPr>
              <w:widowControl/>
              <w:wordWrap w:val="0"/>
              <w:jc w:val="center"/>
              <w:rPr>
                <w:rFonts w:hint="default"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53</w:t>
            </w:r>
          </w:p>
        </w:tc>
        <w:tc>
          <w:tcPr>
            <w:tcW w:w="2006" w:type="dxa"/>
            <w:tcBorders>
              <w:top w:val="single" w:color="808080" w:sz="6" w:space="0"/>
              <w:left w:val="single" w:color="808080" w:sz="6" w:space="0"/>
              <w:bottom w:val="single" w:color="808080" w:sz="6" w:space="0"/>
              <w:right w:val="single" w:color="808080" w:sz="6" w:space="0"/>
            </w:tcBorders>
            <w:vAlign w:val="center"/>
          </w:tcPr>
          <w:p w14:paraId="07577EC4">
            <w:pPr>
              <w:widowControl/>
              <w:wordWrap/>
              <w:jc w:val="center"/>
              <w:rPr>
                <w:rFonts w:hint="default"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工作单位：</w:t>
            </w:r>
          </w:p>
        </w:tc>
        <w:tc>
          <w:tcPr>
            <w:tcW w:w="4422" w:type="dxa"/>
            <w:gridSpan w:val="2"/>
            <w:tcBorders>
              <w:top w:val="single" w:color="808080" w:sz="6" w:space="0"/>
              <w:left w:val="single" w:color="808080" w:sz="6" w:space="0"/>
              <w:bottom w:val="single" w:color="808080" w:sz="6" w:space="0"/>
              <w:right w:val="single" w:color="808080" w:sz="6" w:space="0"/>
            </w:tcBorders>
            <w:vAlign w:val="center"/>
          </w:tcPr>
          <w:p w14:paraId="4F571976">
            <w:pPr>
              <w:widowControl/>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设计学院</w:t>
            </w:r>
          </w:p>
        </w:tc>
      </w:tr>
      <w:tr w14:paraId="5DF950B8">
        <w:tblPrEx>
          <w:tblCellMar>
            <w:top w:w="15" w:type="dxa"/>
            <w:left w:w="15" w:type="dxa"/>
            <w:bottom w:w="15" w:type="dxa"/>
            <w:right w:w="15" w:type="dxa"/>
          </w:tblCellMar>
        </w:tblPrEx>
        <w:trPr>
          <w:trHeight w:val="450" w:hRule="atLeast"/>
          <w:jc w:val="center"/>
        </w:trPr>
        <w:tc>
          <w:tcPr>
            <w:tcW w:w="706" w:type="dxa"/>
            <w:vMerge w:val="continue"/>
            <w:tcBorders>
              <w:left w:val="single" w:color="808080" w:sz="6" w:space="0"/>
              <w:right w:val="single" w:color="808080" w:sz="6" w:space="0"/>
            </w:tcBorders>
            <w:vAlign w:val="center"/>
          </w:tcPr>
          <w:p w14:paraId="1788BD0E">
            <w:pPr>
              <w:widowControl/>
              <w:wordWrap w:val="0"/>
              <w:jc w:val="left"/>
              <w:rPr>
                <w:rFonts w:ascii="微软雅黑" w:hAnsi="微软雅黑" w:eastAsia="微软雅黑" w:cs="宋体"/>
                <w:color w:val="000000"/>
                <w:kern w:val="0"/>
                <w:sz w:val="23"/>
                <w:szCs w:val="23"/>
              </w:rPr>
            </w:pPr>
          </w:p>
        </w:tc>
        <w:tc>
          <w:tcPr>
            <w:tcW w:w="1195" w:type="dxa"/>
            <w:tcBorders>
              <w:top w:val="single" w:color="808080" w:sz="6" w:space="0"/>
              <w:left w:val="single" w:color="808080" w:sz="6" w:space="0"/>
              <w:bottom w:val="single" w:color="808080" w:sz="6" w:space="0"/>
              <w:right w:val="single" w:color="808080" w:sz="6" w:space="0"/>
            </w:tcBorders>
            <w:vAlign w:val="center"/>
          </w:tcPr>
          <w:p w14:paraId="68709CD5">
            <w:pPr>
              <w:widowControl/>
              <w:wordWrap/>
              <w:jc w:val="center"/>
              <w:rPr>
                <w:rFonts w:hint="eastAsia"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职称：</w:t>
            </w:r>
          </w:p>
        </w:tc>
        <w:tc>
          <w:tcPr>
            <w:tcW w:w="1301" w:type="dxa"/>
            <w:tcBorders>
              <w:top w:val="single" w:color="808080" w:sz="6" w:space="0"/>
              <w:left w:val="single" w:color="808080" w:sz="6" w:space="0"/>
              <w:bottom w:val="single" w:color="808080" w:sz="6" w:space="0"/>
              <w:right w:val="single" w:color="808080" w:sz="6" w:space="0"/>
            </w:tcBorders>
            <w:vAlign w:val="center"/>
          </w:tcPr>
          <w:p w14:paraId="31A64B8C">
            <w:pPr>
              <w:widowControl/>
              <w:wordWrap w:val="0"/>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lang w:val="en-US" w:eastAsia="zh-CN"/>
              </w:rPr>
              <w:t>讲师</w:t>
            </w:r>
          </w:p>
        </w:tc>
        <w:tc>
          <w:tcPr>
            <w:tcW w:w="1132" w:type="dxa"/>
            <w:tcBorders>
              <w:top w:val="single" w:color="808080" w:sz="6" w:space="0"/>
              <w:left w:val="single" w:color="808080" w:sz="6" w:space="0"/>
              <w:bottom w:val="single" w:color="808080" w:sz="6" w:space="0"/>
              <w:right w:val="single" w:color="808080" w:sz="6" w:space="0"/>
            </w:tcBorders>
            <w:vAlign w:val="center"/>
          </w:tcPr>
          <w:p w14:paraId="535E4D30">
            <w:pPr>
              <w:widowControl/>
              <w:wordWrap/>
              <w:jc w:val="center"/>
              <w:rPr>
                <w:rFonts w:hint="eastAsia"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职务：</w:t>
            </w:r>
          </w:p>
        </w:tc>
        <w:tc>
          <w:tcPr>
            <w:tcW w:w="1487" w:type="dxa"/>
            <w:tcBorders>
              <w:top w:val="single" w:color="808080" w:sz="6" w:space="0"/>
              <w:left w:val="single" w:color="808080" w:sz="6" w:space="0"/>
              <w:bottom w:val="single" w:color="808080" w:sz="6" w:space="0"/>
              <w:right w:val="single" w:color="808080" w:sz="6" w:space="0"/>
            </w:tcBorders>
            <w:vAlign w:val="center"/>
          </w:tcPr>
          <w:p w14:paraId="40A9AAA7">
            <w:pPr>
              <w:widowControl/>
              <w:wordWrap w:val="0"/>
              <w:jc w:val="center"/>
              <w:rPr>
                <w:rFonts w:hint="eastAsia"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教师</w:t>
            </w:r>
          </w:p>
        </w:tc>
        <w:tc>
          <w:tcPr>
            <w:tcW w:w="2006" w:type="dxa"/>
            <w:tcBorders>
              <w:top w:val="single" w:color="808080" w:sz="6" w:space="0"/>
              <w:left w:val="single" w:color="808080" w:sz="6" w:space="0"/>
              <w:bottom w:val="single" w:color="808080" w:sz="6" w:space="0"/>
              <w:right w:val="single" w:color="808080" w:sz="6" w:space="0"/>
            </w:tcBorders>
            <w:vAlign w:val="center"/>
          </w:tcPr>
          <w:p w14:paraId="152F514E">
            <w:pPr>
              <w:widowControl/>
              <w:wordWrap/>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E-mail：</w:t>
            </w:r>
          </w:p>
        </w:tc>
        <w:tc>
          <w:tcPr>
            <w:tcW w:w="4422" w:type="dxa"/>
            <w:gridSpan w:val="2"/>
            <w:tcBorders>
              <w:top w:val="single" w:color="808080" w:sz="6" w:space="0"/>
              <w:left w:val="single" w:color="808080" w:sz="6" w:space="0"/>
              <w:bottom w:val="single" w:color="808080" w:sz="6" w:space="0"/>
              <w:right w:val="single" w:color="808080" w:sz="6" w:space="0"/>
            </w:tcBorders>
            <w:vAlign w:val="center"/>
          </w:tcPr>
          <w:p w14:paraId="2DA82253">
            <w:pPr>
              <w:widowControl/>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07xia@mail.hust.edu.cn</w:t>
            </w:r>
          </w:p>
        </w:tc>
      </w:tr>
      <w:tr w14:paraId="02CFCDB0">
        <w:tblPrEx>
          <w:tblCellMar>
            <w:top w:w="15" w:type="dxa"/>
            <w:left w:w="15" w:type="dxa"/>
            <w:bottom w:w="15" w:type="dxa"/>
            <w:right w:w="15" w:type="dxa"/>
          </w:tblCellMar>
        </w:tblPrEx>
        <w:trPr>
          <w:trHeight w:val="1974" w:hRule="atLeast"/>
          <w:jc w:val="center"/>
        </w:trPr>
        <w:tc>
          <w:tcPr>
            <w:tcW w:w="706" w:type="dxa"/>
            <w:vMerge w:val="continue"/>
            <w:tcBorders>
              <w:left w:val="single" w:color="808080" w:sz="6" w:space="0"/>
              <w:bottom w:val="single" w:color="808080" w:sz="6" w:space="0"/>
              <w:right w:val="single" w:color="808080" w:sz="6" w:space="0"/>
            </w:tcBorders>
            <w:vAlign w:val="center"/>
          </w:tcPr>
          <w:p w14:paraId="17F0B88F">
            <w:pPr>
              <w:widowControl/>
              <w:wordWrap w:val="0"/>
              <w:jc w:val="left"/>
              <w:rPr>
                <w:rFonts w:ascii="微软雅黑" w:hAnsi="微软雅黑" w:eastAsia="微软雅黑" w:cs="宋体"/>
                <w:color w:val="000000"/>
                <w:kern w:val="0"/>
                <w:sz w:val="23"/>
                <w:szCs w:val="23"/>
              </w:rPr>
            </w:pPr>
          </w:p>
        </w:tc>
        <w:tc>
          <w:tcPr>
            <w:tcW w:w="1195" w:type="dxa"/>
            <w:tcBorders>
              <w:top w:val="single" w:color="808080" w:sz="6" w:space="0"/>
              <w:left w:val="single" w:color="808080" w:sz="6" w:space="0"/>
              <w:bottom w:val="single" w:color="808080" w:sz="6" w:space="0"/>
              <w:right w:val="single" w:color="808080" w:sz="6" w:space="0"/>
            </w:tcBorders>
            <w:vAlign w:val="center"/>
          </w:tcPr>
          <w:p w14:paraId="37A84DCF">
            <w:pPr>
              <w:widowControl/>
              <w:wordWrap/>
              <w:jc w:val="center"/>
              <w:rPr>
                <w:rFonts w:hint="eastAsia"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研究方向：</w:t>
            </w:r>
          </w:p>
        </w:tc>
        <w:tc>
          <w:tcPr>
            <w:tcW w:w="3920" w:type="dxa"/>
            <w:gridSpan w:val="3"/>
            <w:tcBorders>
              <w:top w:val="single" w:color="808080" w:sz="6" w:space="0"/>
              <w:left w:val="single" w:color="808080" w:sz="6" w:space="0"/>
              <w:bottom w:val="single" w:color="808080" w:sz="6" w:space="0"/>
              <w:right w:val="single" w:color="808080" w:sz="6" w:space="0"/>
            </w:tcBorders>
            <w:vAlign w:val="center"/>
          </w:tcPr>
          <w:p w14:paraId="607F9B32">
            <w:pPr>
              <w:widowControl/>
              <w:jc w:val="center"/>
              <w:rPr>
                <w:rFonts w:hint="eastAsia"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数字媒体艺术与文化研究创新设计</w:t>
            </w:r>
          </w:p>
        </w:tc>
        <w:tc>
          <w:tcPr>
            <w:tcW w:w="2006" w:type="dxa"/>
            <w:tcBorders>
              <w:top w:val="single" w:color="808080" w:sz="6" w:space="0"/>
              <w:left w:val="single" w:color="808080" w:sz="6" w:space="0"/>
              <w:bottom w:val="single" w:color="808080" w:sz="6" w:space="0"/>
              <w:right w:val="single" w:color="808080" w:sz="6" w:space="0"/>
            </w:tcBorders>
            <w:vAlign w:val="center"/>
          </w:tcPr>
          <w:p w14:paraId="75DC81FE">
            <w:pPr>
              <w:widowControl/>
              <w:wordWrap/>
              <w:jc w:val="center"/>
              <w:rPr>
                <w:rFonts w:hint="eastAsia" w:ascii="宋体" w:hAnsi="宋体" w:eastAsia="宋体" w:cs="宋体"/>
                <w:color w:val="000000"/>
                <w:kern w:val="0"/>
                <w:sz w:val="31"/>
                <w:szCs w:val="31"/>
                <w:lang w:val="en-US" w:eastAsia="zh-CN"/>
              </w:rPr>
            </w:pPr>
            <w:r>
              <w:rPr>
                <w:rFonts w:hint="eastAsia" w:ascii="宋体" w:hAnsi="宋体" w:eastAsia="宋体" w:cs="宋体"/>
                <w:color w:val="000000"/>
                <w:kern w:val="0"/>
                <w:sz w:val="31"/>
                <w:szCs w:val="31"/>
                <w:lang w:val="en-US" w:eastAsia="zh-CN"/>
              </w:rPr>
              <w:t>联系电话：</w:t>
            </w:r>
          </w:p>
        </w:tc>
        <w:tc>
          <w:tcPr>
            <w:tcW w:w="4422" w:type="dxa"/>
            <w:gridSpan w:val="2"/>
            <w:tcBorders>
              <w:top w:val="single" w:color="808080" w:sz="6" w:space="0"/>
              <w:left w:val="single" w:color="808080" w:sz="6" w:space="0"/>
              <w:bottom w:val="single" w:color="808080" w:sz="6" w:space="0"/>
              <w:right w:val="single" w:color="808080" w:sz="6" w:space="0"/>
            </w:tcBorders>
            <w:vAlign w:val="center"/>
          </w:tcPr>
          <w:p w14:paraId="6FA88CB4">
            <w:pPr>
              <w:widowControl/>
              <w:jc w:val="center"/>
              <w:rPr>
                <w:rFonts w:hint="eastAsia" w:ascii="宋体" w:hAnsi="宋体" w:eastAsia="宋体" w:cs="宋体"/>
                <w:color w:val="000000"/>
                <w:kern w:val="0"/>
                <w:sz w:val="31"/>
                <w:szCs w:val="31"/>
              </w:rPr>
            </w:pPr>
            <w:r>
              <w:rPr>
                <w:rFonts w:hint="eastAsia" w:ascii="宋体" w:hAnsi="宋体" w:eastAsia="宋体" w:cs="宋体"/>
                <w:color w:val="000000"/>
                <w:kern w:val="0"/>
                <w:sz w:val="31"/>
                <w:szCs w:val="31"/>
              </w:rPr>
              <w:t>13986049919</w:t>
            </w:r>
          </w:p>
        </w:tc>
      </w:tr>
      <w:tr w14:paraId="08BC2AB3">
        <w:tblPrEx>
          <w:tblCellMar>
            <w:top w:w="15" w:type="dxa"/>
            <w:left w:w="15" w:type="dxa"/>
            <w:bottom w:w="15" w:type="dxa"/>
            <w:right w:w="15" w:type="dxa"/>
          </w:tblCellMar>
        </w:tblPrEx>
        <w:trPr>
          <w:trHeight w:val="450" w:hRule="atLeast"/>
          <w:jc w:val="center"/>
        </w:trPr>
        <w:tc>
          <w:tcPr>
            <w:tcW w:w="12249" w:type="dxa"/>
            <w:gridSpan w:val="8"/>
            <w:tcBorders>
              <w:top w:val="single" w:color="808080" w:sz="6" w:space="0"/>
              <w:left w:val="single" w:color="808080" w:sz="6" w:space="0"/>
              <w:bottom w:val="single" w:color="808080" w:sz="6" w:space="0"/>
              <w:right w:val="single" w:color="808080" w:sz="6" w:space="0"/>
            </w:tcBorders>
            <w:vAlign w:val="center"/>
          </w:tcPr>
          <w:p w14:paraId="143D24DF">
            <w:pPr>
              <w:widowControl/>
              <w:wordWrap w:val="0"/>
              <w:jc w:val="left"/>
              <w:rPr>
                <w:rFonts w:hint="eastAsia" w:ascii="楷体" w:hAnsi="楷体" w:eastAsia="楷体" w:cs="楷体"/>
                <w:color w:val="000000"/>
                <w:kern w:val="0"/>
                <w:sz w:val="23"/>
                <w:szCs w:val="23"/>
              </w:rPr>
            </w:pPr>
            <w:r>
              <w:rPr>
                <w:rFonts w:hint="eastAsia" w:ascii="楷体" w:hAnsi="楷体" w:eastAsia="楷体" w:cs="楷体"/>
                <w:b/>
                <w:bCs/>
                <w:color w:val="000000"/>
                <w:kern w:val="0"/>
                <w:sz w:val="52"/>
                <w:szCs w:val="52"/>
              </w:rPr>
              <w:t>二、项目研究目的</w:t>
            </w:r>
          </w:p>
        </w:tc>
      </w:tr>
      <w:tr w14:paraId="72867563">
        <w:tblPrEx>
          <w:tblCellMar>
            <w:top w:w="15" w:type="dxa"/>
            <w:left w:w="15" w:type="dxa"/>
            <w:bottom w:w="15" w:type="dxa"/>
            <w:right w:w="15" w:type="dxa"/>
          </w:tblCellMar>
        </w:tblPrEx>
        <w:trPr>
          <w:trHeight w:val="450" w:hRule="atLeast"/>
          <w:jc w:val="center"/>
        </w:trPr>
        <w:tc>
          <w:tcPr>
            <w:tcW w:w="12249"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p w14:paraId="6449B43B">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5" w:firstLineChars="200"/>
              <w:jc w:val="left"/>
              <w:textAlignment w:val="baseline"/>
              <w:rPr>
                <w:rFonts w:hint="eastAsia" w:ascii="楷体" w:hAnsi="楷体" w:eastAsia="楷体" w:cs="楷体"/>
                <w:b/>
                <w:bCs/>
                <w:snapToGrid w:val="0"/>
                <w:color w:val="000000"/>
                <w:spacing w:val="-2"/>
                <w:kern w:val="0"/>
                <w:sz w:val="36"/>
                <w:szCs w:val="36"/>
                <w:lang w:val="en-US" w:eastAsia="zh-CN"/>
              </w:rPr>
            </w:pPr>
            <w:r>
              <w:rPr>
                <w:rFonts w:hint="eastAsia" w:ascii="楷体" w:hAnsi="楷体" w:eastAsia="楷体" w:cs="楷体"/>
                <w:b/>
                <w:bCs/>
                <w:snapToGrid w:val="0"/>
                <w:color w:val="000000"/>
                <w:spacing w:val="-2"/>
                <w:kern w:val="0"/>
                <w:sz w:val="36"/>
                <w:szCs w:val="36"/>
                <w:lang w:val="en-US" w:eastAsia="zh-CN"/>
              </w:rPr>
              <w:t>1.响应</w:t>
            </w:r>
            <w:r>
              <w:rPr>
                <w:rFonts w:hint="eastAsia" w:ascii="楷体" w:hAnsi="楷体" w:eastAsia="楷体" w:cs="楷体"/>
                <w:b/>
                <w:bCs/>
                <w:snapToGrid w:val="0"/>
                <w:color w:val="000000"/>
                <w:spacing w:val="-2"/>
                <w:kern w:val="0"/>
                <w:sz w:val="36"/>
                <w:szCs w:val="36"/>
                <w:lang w:eastAsia="en-US"/>
              </w:rPr>
              <w:t>科技赋能美育</w:t>
            </w:r>
            <w:r>
              <w:rPr>
                <w:rFonts w:hint="eastAsia" w:ascii="楷体" w:hAnsi="楷体" w:eastAsia="楷体" w:cs="楷体"/>
                <w:b/>
                <w:bCs/>
                <w:snapToGrid w:val="0"/>
                <w:color w:val="000000"/>
                <w:spacing w:val="-2"/>
                <w:kern w:val="0"/>
                <w:sz w:val="36"/>
                <w:szCs w:val="36"/>
                <w:lang w:val="en-US" w:eastAsia="zh-CN"/>
              </w:rPr>
              <w:t>政策</w:t>
            </w:r>
          </w:p>
          <w:p w14:paraId="115BA13E">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2" w:firstLineChars="200"/>
              <w:jc w:val="left"/>
              <w:textAlignment w:val="baseline"/>
              <w:rPr>
                <w:rFonts w:hint="eastAsia" w:ascii="楷体" w:hAnsi="楷体" w:eastAsia="楷体" w:cs="楷体"/>
                <w:snapToGrid w:val="0"/>
                <w:color w:val="000000"/>
                <w:spacing w:val="-2"/>
                <w:kern w:val="0"/>
                <w:sz w:val="36"/>
                <w:szCs w:val="36"/>
                <w:lang w:eastAsia="en-US"/>
              </w:rPr>
            </w:pPr>
            <w:r>
              <w:rPr>
                <w:rFonts w:hint="eastAsia" w:ascii="楷体" w:hAnsi="楷体" w:eastAsia="楷体" w:cs="楷体"/>
                <w:snapToGrid w:val="0"/>
                <w:color w:val="000000"/>
                <w:spacing w:val="-2"/>
                <w:kern w:val="0"/>
                <w:sz w:val="36"/>
                <w:szCs w:val="36"/>
                <w:lang w:val="en-US" w:eastAsia="zh-CN"/>
              </w:rPr>
              <w:t>响应中共中央办公厅、国务院办公厅《关于全面加强和改进新时代学校美育工作的意见》（中办发〔2020〕36号）“科技赋能美育实践，推动美育创新发展”的明确要求，本项目聚焦古典音乐这一美育核心领域，创新融合“NFC（近场通信）+AR（增强现实）”技术，打造轻量化、沉浸式的古典音乐美育工具，精准破解传统音乐美育“体验形式单一、优质资源触达受限、学生主动参与不足”等核心痛点。</w:t>
            </w:r>
          </w:p>
          <w:p w14:paraId="7AC16D47">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5" w:firstLineChars="200"/>
              <w:jc w:val="left"/>
              <w:textAlignment w:val="baseline"/>
              <w:rPr>
                <w:rFonts w:hint="eastAsia" w:ascii="楷体" w:hAnsi="楷体" w:eastAsia="楷体" w:cs="楷体"/>
                <w:b/>
                <w:bCs/>
                <w:snapToGrid w:val="0"/>
                <w:color w:val="000000"/>
                <w:spacing w:val="-2"/>
                <w:kern w:val="0"/>
                <w:sz w:val="36"/>
                <w:szCs w:val="36"/>
                <w:lang w:val="en-US" w:eastAsia="en-US"/>
              </w:rPr>
            </w:pPr>
            <w:r>
              <w:rPr>
                <w:rFonts w:hint="eastAsia" w:ascii="楷体" w:hAnsi="楷体" w:eastAsia="楷体" w:cs="楷体"/>
                <w:b/>
                <w:bCs/>
                <w:snapToGrid w:val="0"/>
                <w:color w:val="000000"/>
                <w:spacing w:val="-2"/>
                <w:kern w:val="0"/>
                <w:sz w:val="36"/>
                <w:szCs w:val="36"/>
                <w:lang w:val="en-US" w:eastAsia="zh-CN"/>
              </w:rPr>
              <w:t>2.构建</w:t>
            </w:r>
            <w:r>
              <w:rPr>
                <w:rFonts w:hint="eastAsia" w:ascii="楷体" w:hAnsi="楷体" w:eastAsia="楷体" w:cs="楷体"/>
                <w:b/>
                <w:bCs/>
                <w:snapToGrid w:val="0"/>
                <w:color w:val="000000"/>
                <w:spacing w:val="-2"/>
                <w:kern w:val="0"/>
                <w:sz w:val="36"/>
                <w:szCs w:val="36"/>
                <w:lang w:eastAsia="en-US"/>
              </w:rPr>
              <w:t>创新沉浸</w:t>
            </w:r>
            <w:r>
              <w:rPr>
                <w:rFonts w:hint="eastAsia" w:ascii="楷体" w:hAnsi="楷体" w:eastAsia="楷体" w:cs="楷体"/>
                <w:b/>
                <w:bCs/>
                <w:snapToGrid w:val="0"/>
                <w:color w:val="000000"/>
                <w:spacing w:val="-2"/>
                <w:kern w:val="0"/>
                <w:sz w:val="36"/>
                <w:szCs w:val="36"/>
                <w:lang w:val="en-US" w:eastAsia="zh-CN"/>
              </w:rPr>
              <w:t>式美育场景</w:t>
            </w:r>
          </w:p>
          <w:p w14:paraId="06B08E7E">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2" w:firstLineChars="200"/>
              <w:jc w:val="left"/>
              <w:textAlignment w:val="baseline"/>
              <w:rPr>
                <w:rFonts w:hint="eastAsia" w:ascii="楷体" w:hAnsi="楷体" w:eastAsia="楷体" w:cs="楷体"/>
                <w:snapToGrid w:val="0"/>
                <w:color w:val="000000"/>
                <w:spacing w:val="-2"/>
                <w:kern w:val="0"/>
                <w:sz w:val="36"/>
                <w:szCs w:val="36"/>
                <w:lang w:eastAsia="en-US"/>
              </w:rPr>
            </w:pPr>
            <w:r>
              <w:rPr>
                <w:rFonts w:hint="eastAsia" w:ascii="楷体" w:hAnsi="楷体" w:eastAsia="楷体" w:cs="楷体"/>
                <w:snapToGrid w:val="0"/>
                <w:color w:val="000000"/>
                <w:spacing w:val="-2"/>
                <w:kern w:val="0"/>
                <w:sz w:val="36"/>
                <w:szCs w:val="36"/>
                <w:lang w:val="en-US" w:eastAsia="zh-CN"/>
              </w:rPr>
              <w:t>在实践层面，用户只需通过智能手机扫描内置NFC芯片的古典音乐主题文创产品，即可一键触发AR虚拟音乐会场景。该场景既高度还原线下音乐会的现场氛围，更借助三维可视化、动态演绎、交互式探索等技术，丰富美育实践形式，有效提升学生的审美与人文素养，契合政策中“增强美育实践性、提升学生审美感知与创新能力”的核心导向，助力激发学生对古典音乐的深度兴趣与审美感知。</w:t>
            </w:r>
          </w:p>
          <w:p w14:paraId="52366F21">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5" w:firstLineChars="200"/>
              <w:jc w:val="left"/>
              <w:textAlignment w:val="baseline"/>
              <w:rPr>
                <w:rFonts w:hint="eastAsia" w:ascii="楷体" w:hAnsi="楷体" w:eastAsia="楷体" w:cs="楷体"/>
                <w:b/>
                <w:bCs/>
                <w:snapToGrid w:val="0"/>
                <w:color w:val="000000"/>
                <w:spacing w:val="-2"/>
                <w:kern w:val="0"/>
                <w:sz w:val="36"/>
                <w:szCs w:val="36"/>
                <w:lang w:eastAsia="en-US"/>
              </w:rPr>
            </w:pPr>
            <w:r>
              <w:rPr>
                <w:rFonts w:hint="eastAsia" w:ascii="楷体" w:hAnsi="楷体" w:eastAsia="楷体" w:cs="楷体"/>
                <w:b/>
                <w:bCs/>
                <w:snapToGrid w:val="0"/>
                <w:color w:val="000000"/>
                <w:spacing w:val="-2"/>
                <w:kern w:val="0"/>
                <w:sz w:val="36"/>
                <w:szCs w:val="36"/>
                <w:lang w:val="en-US" w:eastAsia="zh-CN"/>
              </w:rPr>
              <w:t>3.提高</w:t>
            </w:r>
            <w:r>
              <w:rPr>
                <w:rFonts w:hint="eastAsia" w:ascii="楷体" w:hAnsi="楷体" w:eastAsia="楷体" w:cs="楷体"/>
                <w:b/>
                <w:bCs/>
                <w:snapToGrid w:val="0"/>
                <w:color w:val="000000"/>
                <w:spacing w:val="-2"/>
                <w:kern w:val="0"/>
                <w:sz w:val="36"/>
                <w:szCs w:val="36"/>
                <w:lang w:eastAsia="en-US"/>
              </w:rPr>
              <w:t>跨学科资源</w:t>
            </w:r>
            <w:r>
              <w:rPr>
                <w:rFonts w:hint="eastAsia" w:ascii="楷体" w:hAnsi="楷体" w:eastAsia="楷体" w:cs="楷体"/>
                <w:b/>
                <w:bCs/>
                <w:snapToGrid w:val="0"/>
                <w:color w:val="000000"/>
                <w:spacing w:val="-2"/>
                <w:kern w:val="0"/>
                <w:sz w:val="36"/>
                <w:szCs w:val="36"/>
                <w:lang w:val="en-US" w:eastAsia="zh-CN"/>
              </w:rPr>
              <w:t>整合能力</w:t>
            </w:r>
          </w:p>
          <w:p w14:paraId="095C5680">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2" w:firstLineChars="200"/>
              <w:jc w:val="left"/>
              <w:textAlignment w:val="baseline"/>
              <w:rPr>
                <w:rFonts w:hint="eastAsia" w:ascii="楷体" w:hAnsi="楷体" w:eastAsia="楷体" w:cs="楷体"/>
                <w:snapToGrid w:val="0"/>
                <w:color w:val="000000"/>
                <w:spacing w:val="-2"/>
                <w:kern w:val="0"/>
                <w:sz w:val="36"/>
                <w:szCs w:val="36"/>
                <w:lang w:val="en-US" w:eastAsia="zh-CN"/>
              </w:rPr>
            </w:pPr>
            <w:r>
              <w:rPr>
                <w:rFonts w:hint="eastAsia" w:ascii="楷体" w:hAnsi="楷体" w:eastAsia="楷体" w:cs="楷体"/>
                <w:snapToGrid w:val="0"/>
                <w:color w:val="000000"/>
                <w:spacing w:val="-2"/>
                <w:kern w:val="0"/>
                <w:sz w:val="36"/>
                <w:szCs w:val="36"/>
                <w:lang w:val="en-US" w:eastAsia="zh-CN"/>
              </w:rPr>
              <w:t>为保障项目高质量实施与成果转化，本项目将整合华中科技大学艺术学院在艺术设计、音乐理论、美育研究等领域的专业优势，联动校内计算机科学与技术、数字媒体等专业力量，组建跨学科协同创新团队；同时吸纳文创企业的实践经验，确保项目成果兼具高审美价值、强教育功能与市场推广性。</w:t>
            </w:r>
          </w:p>
          <w:p w14:paraId="2D48FB06">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5" w:firstLineChars="200"/>
              <w:jc w:val="left"/>
              <w:textAlignment w:val="baseline"/>
              <w:rPr>
                <w:rFonts w:hint="eastAsia" w:ascii="楷体" w:hAnsi="楷体" w:eastAsia="楷体" w:cs="楷体"/>
                <w:b/>
                <w:bCs/>
                <w:snapToGrid w:val="0"/>
                <w:color w:val="000000"/>
                <w:spacing w:val="-2"/>
                <w:kern w:val="0"/>
                <w:sz w:val="36"/>
                <w:szCs w:val="36"/>
                <w:lang w:eastAsia="en-US"/>
              </w:rPr>
            </w:pPr>
            <w:r>
              <w:rPr>
                <w:rFonts w:hint="eastAsia" w:ascii="楷体" w:hAnsi="楷体" w:eastAsia="楷体" w:cs="楷体"/>
                <w:b/>
                <w:bCs/>
                <w:snapToGrid w:val="0"/>
                <w:color w:val="000000"/>
                <w:spacing w:val="-2"/>
                <w:kern w:val="0"/>
                <w:sz w:val="36"/>
                <w:szCs w:val="36"/>
                <w:lang w:val="en-US" w:eastAsia="zh-CN"/>
              </w:rPr>
              <w:t>4.打造</w:t>
            </w:r>
            <w:r>
              <w:rPr>
                <w:rFonts w:hint="eastAsia" w:ascii="楷体" w:hAnsi="楷体" w:eastAsia="楷体" w:cs="楷体"/>
                <w:b/>
                <w:bCs/>
                <w:snapToGrid w:val="0"/>
                <w:color w:val="000000"/>
                <w:spacing w:val="-2"/>
                <w:kern w:val="0"/>
                <w:sz w:val="36"/>
                <w:szCs w:val="36"/>
                <w:lang w:eastAsia="en-US"/>
              </w:rPr>
              <w:t>美育</w:t>
            </w:r>
            <w:r>
              <w:rPr>
                <w:rFonts w:hint="eastAsia" w:ascii="楷体" w:hAnsi="楷体" w:eastAsia="楷体" w:cs="楷体"/>
                <w:b/>
                <w:bCs/>
                <w:snapToGrid w:val="0"/>
                <w:color w:val="000000"/>
                <w:spacing w:val="-2"/>
                <w:kern w:val="0"/>
                <w:sz w:val="36"/>
                <w:szCs w:val="36"/>
                <w:lang w:val="en-US" w:eastAsia="zh-CN"/>
              </w:rPr>
              <w:t>数字化</w:t>
            </w:r>
            <w:r>
              <w:rPr>
                <w:rFonts w:hint="eastAsia" w:ascii="楷体" w:hAnsi="楷体" w:eastAsia="楷体" w:cs="楷体"/>
                <w:b/>
                <w:bCs/>
                <w:snapToGrid w:val="0"/>
                <w:color w:val="000000"/>
                <w:spacing w:val="-2"/>
                <w:kern w:val="0"/>
                <w:sz w:val="36"/>
                <w:szCs w:val="36"/>
                <w:lang w:eastAsia="en-US"/>
              </w:rPr>
              <w:t>转型范本</w:t>
            </w:r>
          </w:p>
          <w:p w14:paraId="2C0D5880">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2" w:firstLineChars="200"/>
              <w:jc w:val="left"/>
              <w:textAlignment w:val="baseline"/>
              <w:rPr>
                <w:rFonts w:hint="eastAsia" w:ascii="楷体" w:hAnsi="楷体" w:eastAsia="楷体" w:cs="楷体"/>
                <w:snapToGrid w:val="0"/>
                <w:color w:val="000000"/>
                <w:spacing w:val="-2"/>
                <w:kern w:val="0"/>
                <w:sz w:val="36"/>
                <w:szCs w:val="36"/>
                <w:lang w:val="en-US" w:eastAsia="en-US"/>
              </w:rPr>
            </w:pPr>
            <w:r>
              <w:rPr>
                <w:rFonts w:hint="eastAsia" w:ascii="楷体" w:hAnsi="楷体" w:eastAsia="楷体" w:cs="楷体"/>
                <w:snapToGrid w:val="0"/>
                <w:color w:val="000000"/>
                <w:spacing w:val="-2"/>
                <w:kern w:val="0"/>
                <w:sz w:val="36"/>
                <w:szCs w:val="36"/>
                <w:lang w:val="en-US" w:eastAsia="zh-CN"/>
              </w:rPr>
              <w:t xml:space="preserve">项目预期产出“NFC+AR古典音乐主题文创实体产品”，以及配套的AR数字内容库、用户交互系统、美育活动方案。这些成果既能直接服务校内美育实践、提升教学质效，更期望为《关于全面加强和改进新时代学校美育工作的意见》指引下的高校美育数字化转型，提供一套可落地、可复制、可推广的创新实践案例，为新时代美育事业高质量发展贡献高校智慧与青年力量。 </w:t>
            </w:r>
          </w:p>
          <w:p w14:paraId="3860FF96">
            <w:pPr>
              <w:widowControl/>
              <w:kinsoku w:val="0"/>
              <w:autoSpaceDE w:val="0"/>
              <w:autoSpaceDN w:val="0"/>
              <w:adjustRightInd w:val="0"/>
              <w:snapToGrid w:val="0"/>
              <w:spacing w:before="216" w:after="0" w:line="212" w:lineRule="auto"/>
              <w:ind w:left="552"/>
              <w:jc w:val="left"/>
              <w:textAlignment w:val="baseline"/>
              <w:rPr>
                <w:rFonts w:hint="eastAsia" w:ascii="楷体" w:hAnsi="楷体" w:eastAsia="楷体" w:cs="楷体"/>
                <w:color w:val="000000"/>
                <w:sz w:val="23"/>
                <w:szCs w:val="23"/>
              </w:rPr>
            </w:pPr>
          </w:p>
        </w:tc>
      </w:tr>
      <w:tr w14:paraId="0F125360">
        <w:tblPrEx>
          <w:tblCellMar>
            <w:top w:w="15" w:type="dxa"/>
            <w:left w:w="15" w:type="dxa"/>
            <w:bottom w:w="15" w:type="dxa"/>
            <w:right w:w="15" w:type="dxa"/>
          </w:tblCellMar>
        </w:tblPrEx>
        <w:trPr>
          <w:trHeight w:val="450" w:hRule="atLeast"/>
          <w:jc w:val="center"/>
        </w:trPr>
        <w:tc>
          <w:tcPr>
            <w:tcW w:w="12249" w:type="dxa"/>
            <w:gridSpan w:val="8"/>
            <w:tcBorders>
              <w:top w:val="single" w:color="808080" w:sz="6" w:space="0"/>
              <w:left w:val="single" w:color="808080" w:sz="6" w:space="0"/>
              <w:bottom w:val="single" w:color="808080" w:sz="6" w:space="0"/>
              <w:right w:val="single" w:color="808080" w:sz="6" w:space="0"/>
            </w:tcBorders>
            <w:vAlign w:val="center"/>
          </w:tcPr>
          <w:p w14:paraId="2B524AF5">
            <w:pPr>
              <w:widowControl/>
              <w:wordWrap w:val="0"/>
              <w:jc w:val="left"/>
              <w:rPr>
                <w:rFonts w:hint="eastAsia" w:ascii="楷体" w:hAnsi="楷体" w:eastAsia="楷体" w:cs="楷体"/>
                <w:color w:val="000000"/>
                <w:kern w:val="0"/>
                <w:sz w:val="23"/>
                <w:szCs w:val="23"/>
              </w:rPr>
            </w:pPr>
            <w:r>
              <w:rPr>
                <w:rFonts w:hint="eastAsia" w:ascii="楷体" w:hAnsi="楷体" w:eastAsia="楷体" w:cs="楷体"/>
                <w:b/>
                <w:bCs/>
                <w:color w:val="000000" w:themeColor="text1"/>
                <w:kern w:val="0"/>
                <w:sz w:val="52"/>
                <w:szCs w:val="52"/>
                <w14:textFill>
                  <w14:solidFill>
                    <w14:schemeClr w14:val="tx1"/>
                  </w14:solidFill>
                </w14:textFill>
              </w:rPr>
              <w:t>三、项目研究内容</w:t>
            </w:r>
          </w:p>
        </w:tc>
      </w:tr>
      <w:tr w14:paraId="45BC7664">
        <w:tblPrEx>
          <w:tblCellMar>
            <w:top w:w="15" w:type="dxa"/>
            <w:left w:w="15" w:type="dxa"/>
            <w:bottom w:w="15" w:type="dxa"/>
            <w:right w:w="15" w:type="dxa"/>
          </w:tblCellMar>
        </w:tblPrEx>
        <w:trPr>
          <w:trHeight w:val="450" w:hRule="atLeast"/>
          <w:jc w:val="center"/>
        </w:trPr>
        <w:tc>
          <w:tcPr>
            <w:tcW w:w="12249"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p w14:paraId="74D2BD22">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2" w:firstLineChars="200"/>
              <w:jc w:val="left"/>
              <w:textAlignment w:val="baseline"/>
              <w:rPr>
                <w:rFonts w:hint="eastAsia" w:ascii="楷体" w:hAnsi="楷体" w:eastAsia="楷体" w:cs="楷体"/>
                <w:b w:val="0"/>
                <w:bCs w:val="0"/>
                <w:snapToGrid w:val="0"/>
                <w:color w:val="auto"/>
                <w:spacing w:val="-2"/>
                <w:kern w:val="0"/>
                <w:sz w:val="36"/>
                <w:szCs w:val="36"/>
                <w:lang w:val="en-US" w:eastAsia="en-US"/>
              </w:rPr>
            </w:pPr>
            <w:r>
              <w:rPr>
                <w:rFonts w:hint="eastAsia" w:ascii="楷体" w:hAnsi="楷体" w:eastAsia="楷体" w:cs="楷体"/>
                <w:b w:val="0"/>
                <w:bCs w:val="0"/>
                <w:snapToGrid w:val="0"/>
                <w:color w:val="auto"/>
                <w:spacing w:val="-2"/>
                <w:kern w:val="0"/>
                <w:sz w:val="36"/>
                <w:szCs w:val="36"/>
                <w:lang w:val="en-US" w:eastAsia="en-US"/>
              </w:rPr>
              <w:t>本项目立足于“虚实融合”的技术路径，通过实体载体与数字内容的映射，具体开展以下四方面的研究与开发工作：</w:t>
            </w:r>
          </w:p>
          <w:p w14:paraId="5B64F5FE">
            <w:pPr>
              <w:keepNext w:val="0"/>
              <w:keepLines w:val="0"/>
              <w:pageBreakBefore w:val="0"/>
              <w:widowControl/>
              <w:numPr>
                <w:ilvl w:val="-1"/>
                <w:numId w:val="0"/>
              </w:numPr>
              <w:kinsoku w:val="0"/>
              <w:wordWrap/>
              <w:overflowPunct/>
              <w:topLinePunct w:val="0"/>
              <w:autoSpaceDE/>
              <w:autoSpaceDN/>
              <w:bidi w:val="0"/>
              <w:adjustRightInd w:val="0"/>
              <w:snapToGrid w:val="0"/>
              <w:spacing w:before="216" w:after="0" w:line="400" w:lineRule="atLeast"/>
              <w:ind w:left="0" w:leftChars="0" w:firstLine="715" w:firstLineChars="200"/>
              <w:jc w:val="left"/>
              <w:textAlignment w:val="baseline"/>
              <w:rPr>
                <w:rFonts w:hint="eastAsia" w:ascii="楷体" w:hAnsi="楷体" w:eastAsia="楷体" w:cs="楷体"/>
                <w:snapToGrid w:val="0"/>
                <w:color w:val="auto"/>
                <w:spacing w:val="-2"/>
                <w:kern w:val="0"/>
                <w:sz w:val="36"/>
                <w:szCs w:val="36"/>
                <w:lang w:val="en-US" w:eastAsia="en-US"/>
              </w:rPr>
            </w:pPr>
            <w:r>
              <w:rPr>
                <w:rFonts w:hint="eastAsia" w:ascii="楷体" w:hAnsi="楷体" w:eastAsia="楷体" w:cs="楷体"/>
                <w:b/>
                <w:bCs/>
                <w:snapToGrid w:val="0"/>
                <w:color w:val="auto"/>
                <w:spacing w:val="-2"/>
                <w:kern w:val="0"/>
                <w:sz w:val="36"/>
                <w:szCs w:val="36"/>
                <w:lang w:val="en-US" w:eastAsia="zh-CN"/>
              </w:rPr>
              <w:t>1.</w:t>
            </w:r>
            <w:r>
              <w:rPr>
                <w:rFonts w:hint="eastAsia" w:ascii="楷体" w:hAnsi="楷体" w:eastAsia="楷体" w:cs="楷体"/>
                <w:b/>
                <w:bCs/>
                <w:snapToGrid w:val="0"/>
                <w:color w:val="auto"/>
                <w:spacing w:val="-2"/>
                <w:kern w:val="0"/>
                <w:sz w:val="36"/>
                <w:szCs w:val="36"/>
                <w:lang w:val="en-US" w:eastAsia="en-US"/>
              </w:rPr>
              <w:t>多模态数字化美育素材的生产与构建</w:t>
            </w:r>
            <w:r>
              <w:rPr>
                <w:rFonts w:hint="eastAsia" w:ascii="楷体" w:hAnsi="楷体" w:eastAsia="楷体" w:cs="楷体"/>
                <w:b/>
                <w:bCs/>
                <w:snapToGrid w:val="0"/>
                <w:color w:val="auto"/>
                <w:spacing w:val="-2"/>
                <w:kern w:val="0"/>
                <w:sz w:val="36"/>
                <w:szCs w:val="36"/>
                <w:lang w:val="en-US" w:eastAsia="zh-CN"/>
              </w:rPr>
              <w:t>:</w:t>
            </w:r>
            <w:r>
              <w:rPr>
                <w:rFonts w:hint="eastAsia" w:ascii="楷体" w:hAnsi="楷体" w:eastAsia="楷体" w:cs="楷体"/>
                <w:b w:val="0"/>
                <w:bCs w:val="0"/>
                <w:snapToGrid w:val="0"/>
                <w:color w:val="auto"/>
                <w:spacing w:val="-2"/>
                <w:kern w:val="0"/>
                <w:sz w:val="36"/>
                <w:szCs w:val="36"/>
                <w:lang w:val="en-US" w:eastAsia="en-US"/>
              </w:rPr>
              <w:t>针对古典音乐美育需求，制作高保真的视听素材库。具体包括：利用3D建模技术制作12组不同乐器（如小提琴、长笛等）与演奏家的动态模型；录制并处理分轨音频，建立高品质的乐器独奏与合奏音频库；撰写配套的乐理知识科普文本与乐器文化背景介绍，为美育交互提供扎实的数字化内容基础 。</w:t>
            </w:r>
          </w:p>
          <w:p w14:paraId="7075B3A1">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5" w:firstLineChars="200"/>
              <w:jc w:val="left"/>
              <w:textAlignment w:val="baseline"/>
              <w:rPr>
                <w:rFonts w:hint="eastAsia" w:ascii="楷体" w:hAnsi="楷体" w:eastAsia="楷体" w:cs="楷体"/>
                <w:snapToGrid w:val="0"/>
                <w:color w:val="auto"/>
                <w:spacing w:val="-2"/>
                <w:kern w:val="0"/>
                <w:sz w:val="36"/>
                <w:szCs w:val="36"/>
                <w:lang w:val="en-US" w:eastAsia="en-US"/>
              </w:rPr>
            </w:pPr>
            <w:r>
              <w:rPr>
                <w:rFonts w:hint="eastAsia" w:ascii="楷体" w:hAnsi="楷体" w:eastAsia="楷体" w:cs="楷体"/>
                <w:b/>
                <w:bCs/>
                <w:snapToGrid w:val="0"/>
                <w:color w:val="auto"/>
                <w:spacing w:val="-2"/>
                <w:kern w:val="0"/>
                <w:sz w:val="36"/>
                <w:szCs w:val="36"/>
                <w:lang w:val="en-US" w:eastAsia="zh-CN"/>
              </w:rPr>
              <w:t>2.</w:t>
            </w:r>
            <w:r>
              <w:rPr>
                <w:rFonts w:hint="eastAsia" w:ascii="楷体" w:hAnsi="楷体" w:eastAsia="楷体" w:cs="楷体"/>
                <w:b/>
                <w:bCs/>
                <w:i w:val="0"/>
                <w:iCs w:val="0"/>
                <w:caps w:val="0"/>
                <w:snapToGrid w:val="0"/>
                <w:color w:val="auto"/>
                <w:spacing w:val="-2"/>
                <w:kern w:val="0"/>
                <w:sz w:val="36"/>
                <w:szCs w:val="36"/>
                <w:shd w:val="clear"/>
                <w:lang w:eastAsia="en-US"/>
              </w:rPr>
              <w:t>基于NFC与WebAR的轻量化交互系统开发</w:t>
            </w:r>
            <w:r>
              <w:rPr>
                <w:rFonts w:hint="eastAsia" w:ascii="楷体" w:hAnsi="楷体" w:eastAsia="楷体" w:cs="楷体"/>
                <w:b/>
                <w:bCs/>
                <w:i w:val="0"/>
                <w:iCs w:val="0"/>
                <w:caps w:val="0"/>
                <w:snapToGrid w:val="0"/>
                <w:color w:val="auto"/>
                <w:spacing w:val="-2"/>
                <w:kern w:val="0"/>
                <w:sz w:val="36"/>
                <w:szCs w:val="36"/>
                <w:shd w:val="clear"/>
                <w:lang w:val="en-US" w:eastAsia="zh-CN"/>
              </w:rPr>
              <w:t>:</w:t>
            </w:r>
            <w:r>
              <w:rPr>
                <w:rFonts w:hint="eastAsia" w:ascii="楷体" w:hAnsi="楷体" w:eastAsia="楷体" w:cs="楷体"/>
                <w:i w:val="0"/>
                <w:iCs w:val="0"/>
                <w:caps w:val="0"/>
                <w:snapToGrid w:val="0"/>
                <w:color w:val="auto"/>
                <w:spacing w:val="-2"/>
                <w:kern w:val="0"/>
                <w:sz w:val="36"/>
                <w:szCs w:val="36"/>
                <w:shd w:val="clear"/>
                <w:lang w:eastAsia="en-US"/>
              </w:rPr>
              <w:t xml:space="preserve">研发一套“无APP化”的软硬件交互系统。设计植入NFC芯片的实体文创（冰箱贴）作为物理入口，开发Web端信号响应接口；实现用户通过手机NFC“碰一碰”即可直接唤起浏览器端的AR场景，攻克WebAR在移动端加载的兼容性与响应速度难题，建立“实体文创-云端资源”的快速映射通道 </w:t>
            </w:r>
          </w:p>
          <w:p w14:paraId="6A352E41">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5" w:firstLineChars="200"/>
              <w:jc w:val="left"/>
              <w:textAlignment w:val="baseline"/>
              <w:rPr>
                <w:rFonts w:hint="eastAsia" w:ascii="楷体" w:hAnsi="楷体" w:eastAsia="楷体" w:cs="楷体"/>
                <w:snapToGrid w:val="0"/>
                <w:color w:val="auto"/>
                <w:spacing w:val="-2"/>
                <w:kern w:val="0"/>
                <w:sz w:val="36"/>
                <w:szCs w:val="36"/>
                <w:lang w:val="en-US" w:eastAsia="en-US"/>
              </w:rPr>
            </w:pPr>
            <w:r>
              <w:rPr>
                <w:rFonts w:hint="eastAsia" w:ascii="楷体" w:hAnsi="楷体" w:eastAsia="楷体" w:cs="楷体"/>
                <w:b/>
                <w:bCs/>
                <w:snapToGrid w:val="0"/>
                <w:color w:val="auto"/>
                <w:spacing w:val="-2"/>
                <w:kern w:val="0"/>
                <w:sz w:val="36"/>
                <w:szCs w:val="36"/>
                <w:lang w:val="en-US" w:eastAsia="zh-CN"/>
              </w:rPr>
              <w:t>3.</w:t>
            </w:r>
            <w:r>
              <w:rPr>
                <w:rFonts w:hint="eastAsia" w:ascii="楷体" w:hAnsi="楷体" w:eastAsia="楷体" w:cs="楷体"/>
                <w:b/>
                <w:bCs/>
                <w:snapToGrid w:val="0"/>
                <w:color w:val="auto"/>
                <w:spacing w:val="-2"/>
                <w:kern w:val="0"/>
                <w:sz w:val="36"/>
                <w:szCs w:val="36"/>
                <w:lang w:val="en-US" w:eastAsia="en-US"/>
              </w:rPr>
              <w:t>沉浸式虚拟演奏场景的渲染与呈现</w:t>
            </w:r>
            <w:r>
              <w:rPr>
                <w:rFonts w:hint="eastAsia" w:ascii="楷体" w:hAnsi="楷体" w:eastAsia="楷体" w:cs="楷体"/>
                <w:b/>
                <w:bCs/>
                <w:snapToGrid w:val="0"/>
                <w:color w:val="auto"/>
                <w:spacing w:val="-2"/>
                <w:kern w:val="0"/>
                <w:sz w:val="36"/>
                <w:szCs w:val="36"/>
                <w:lang w:val="en-US" w:eastAsia="zh-CN"/>
              </w:rPr>
              <w:t>:</w:t>
            </w:r>
            <w:r>
              <w:rPr>
                <w:rFonts w:hint="eastAsia" w:ascii="楷体" w:hAnsi="楷体" w:eastAsia="楷体" w:cs="楷体"/>
                <w:b w:val="0"/>
                <w:bCs w:val="0"/>
                <w:snapToGrid w:val="0"/>
                <w:color w:val="auto"/>
                <w:spacing w:val="-2"/>
                <w:kern w:val="0"/>
                <w:sz w:val="36"/>
                <w:szCs w:val="36"/>
                <w:lang w:val="en-US" w:eastAsia="en-US"/>
              </w:rPr>
              <w:t>基于华中科技大学艺术学院管弦乐团的真实编制，在AR环境中搭建高还原度的虚拟舞台。利用WebAR渲染技术，实现12组乐手模型在虚拟空间中的空间定位与动态排布，1:1还原线下音乐会的舞台站位与声场氛围，让用户在移动端即可获得“身临其境”的视觉与听觉双重体验 。</w:t>
            </w:r>
          </w:p>
          <w:p w14:paraId="47ED68F6">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5" w:firstLineChars="200"/>
              <w:jc w:val="left"/>
              <w:textAlignment w:val="baseline"/>
              <w:rPr>
                <w:rFonts w:hint="eastAsia" w:ascii="楷体" w:hAnsi="楷体" w:eastAsia="楷体" w:cs="楷体"/>
                <w:snapToGrid w:val="0"/>
                <w:color w:val="auto"/>
                <w:spacing w:val="-2"/>
                <w:kern w:val="0"/>
                <w:sz w:val="36"/>
                <w:szCs w:val="36"/>
                <w:lang w:val="en-US" w:eastAsia="en-US"/>
              </w:rPr>
            </w:pPr>
            <w:r>
              <w:rPr>
                <w:rFonts w:hint="eastAsia" w:ascii="楷体" w:hAnsi="楷体" w:eastAsia="楷体" w:cs="楷体"/>
                <w:b/>
                <w:bCs/>
                <w:snapToGrid w:val="0"/>
                <w:color w:val="auto"/>
                <w:spacing w:val="-2"/>
                <w:kern w:val="0"/>
                <w:sz w:val="36"/>
                <w:szCs w:val="36"/>
                <w:lang w:val="en-US" w:eastAsia="zh-CN"/>
              </w:rPr>
              <w:t>4.</w:t>
            </w:r>
            <w:r>
              <w:rPr>
                <w:rFonts w:hint="eastAsia" w:ascii="楷体" w:hAnsi="楷体" w:eastAsia="楷体" w:cs="楷体"/>
                <w:b/>
                <w:bCs/>
                <w:snapToGrid w:val="0"/>
                <w:color w:val="auto"/>
                <w:spacing w:val="-2"/>
                <w:kern w:val="0"/>
                <w:sz w:val="36"/>
                <w:szCs w:val="36"/>
                <w:lang w:val="en-US" w:eastAsia="en-US"/>
              </w:rPr>
              <w:t>模块化的用户自主交互逻辑设计</w:t>
            </w:r>
            <w:r>
              <w:rPr>
                <w:rFonts w:hint="eastAsia" w:ascii="楷体" w:hAnsi="楷体" w:eastAsia="楷体" w:cs="楷体"/>
                <w:b/>
                <w:bCs/>
                <w:snapToGrid w:val="0"/>
                <w:color w:val="auto"/>
                <w:spacing w:val="-2"/>
                <w:kern w:val="0"/>
                <w:sz w:val="36"/>
                <w:szCs w:val="36"/>
                <w:lang w:val="en-US" w:eastAsia="zh-CN"/>
              </w:rPr>
              <w:t>:</w:t>
            </w:r>
            <w:r>
              <w:rPr>
                <w:rFonts w:hint="eastAsia" w:ascii="楷体" w:hAnsi="楷体" w:eastAsia="楷体" w:cs="楷体"/>
                <w:b w:val="0"/>
                <w:bCs w:val="0"/>
                <w:snapToGrid w:val="0"/>
                <w:color w:val="auto"/>
                <w:spacing w:val="-2"/>
                <w:kern w:val="0"/>
                <w:sz w:val="36"/>
                <w:szCs w:val="36"/>
                <w:lang w:val="en-US" w:eastAsia="en-US"/>
              </w:rPr>
              <w:t>“自由编制+深度探索”的交互功能。开发乐器声部的自由组合逻辑，支持用户在AR界面中自主选择开启或关闭特定乐器（如仅保留弦乐四重奏），实现对乐曲编制的个性化重组；同时设置点击交互功能，用户点击特定乐手即可弹出该乐器的详细科普与独奏片段，实现从“被动欣赏”到“主动探索”的转变 。</w:t>
            </w:r>
          </w:p>
          <w:p w14:paraId="6B0C4D65">
            <w:pPr>
              <w:keepNext w:val="0"/>
              <w:keepLines w:val="0"/>
              <w:pageBreakBefore w:val="0"/>
              <w:widowControl/>
              <w:kinsoku w:val="0"/>
              <w:wordWrap/>
              <w:overflowPunct/>
              <w:topLinePunct w:val="0"/>
              <w:autoSpaceDE w:val="0"/>
              <w:autoSpaceDN w:val="0"/>
              <w:bidi w:val="0"/>
              <w:adjustRightInd w:val="0"/>
              <w:snapToGrid w:val="0"/>
              <w:spacing w:before="292" w:after="0" w:line="400" w:lineRule="atLeast"/>
              <w:ind w:left="884" w:right="357" w:hanging="340"/>
              <w:jc w:val="left"/>
              <w:textAlignment w:val="baseline"/>
              <w:rPr>
                <w:rFonts w:hint="eastAsia" w:ascii="楷体" w:hAnsi="楷体" w:eastAsia="楷体" w:cs="楷体"/>
                <w:color w:val="000000"/>
                <w:kern w:val="0"/>
                <w:sz w:val="23"/>
                <w:szCs w:val="23"/>
              </w:rPr>
            </w:pPr>
          </w:p>
        </w:tc>
      </w:tr>
      <w:tr w14:paraId="01B7A211">
        <w:tblPrEx>
          <w:tblCellMar>
            <w:top w:w="15" w:type="dxa"/>
            <w:left w:w="15" w:type="dxa"/>
            <w:bottom w:w="15" w:type="dxa"/>
            <w:right w:w="15" w:type="dxa"/>
          </w:tblCellMar>
        </w:tblPrEx>
        <w:trPr>
          <w:trHeight w:val="443" w:hRule="atLeast"/>
          <w:jc w:val="center"/>
        </w:trPr>
        <w:tc>
          <w:tcPr>
            <w:tcW w:w="12249" w:type="dxa"/>
            <w:gridSpan w:val="8"/>
            <w:tcBorders>
              <w:top w:val="single" w:color="808080" w:sz="6" w:space="0"/>
              <w:left w:val="single" w:color="808080" w:sz="6" w:space="0"/>
              <w:bottom w:val="single" w:color="808080" w:sz="6" w:space="0"/>
              <w:right w:val="single" w:color="808080" w:sz="6" w:space="0"/>
            </w:tcBorders>
            <w:vAlign w:val="center"/>
          </w:tcPr>
          <w:p w14:paraId="6A16A4A8">
            <w:pPr>
              <w:widowControl/>
              <w:wordWrap w:val="0"/>
              <w:jc w:val="left"/>
              <w:rPr>
                <w:rFonts w:hint="eastAsia" w:ascii="楷体" w:hAnsi="楷体" w:eastAsia="楷体" w:cs="楷体"/>
                <w:b/>
                <w:bCs/>
                <w:color w:val="000000"/>
                <w:kern w:val="0"/>
                <w:sz w:val="23"/>
                <w:szCs w:val="23"/>
              </w:rPr>
            </w:pPr>
            <w:r>
              <w:rPr>
                <w:rFonts w:hint="eastAsia" w:ascii="楷体" w:hAnsi="楷体" w:eastAsia="楷体" w:cs="楷体"/>
                <w:b/>
                <w:bCs/>
                <w:color w:val="000000" w:themeColor="text1"/>
                <w:kern w:val="0"/>
                <w:sz w:val="52"/>
                <w:szCs w:val="52"/>
                <w:lang w:val="en-US" w:eastAsia="zh-CN"/>
                <w14:textFill>
                  <w14:solidFill>
                    <w14:schemeClr w14:val="tx1"/>
                  </w14:solidFill>
                </w14:textFill>
              </w:rPr>
              <w:t>四</w:t>
            </w:r>
            <w:r>
              <w:rPr>
                <w:rFonts w:hint="eastAsia" w:ascii="楷体" w:hAnsi="楷体" w:eastAsia="楷体" w:cs="楷体"/>
                <w:b/>
                <w:bCs/>
                <w:color w:val="000000" w:themeColor="text1"/>
                <w:kern w:val="0"/>
                <w:sz w:val="52"/>
                <w:szCs w:val="52"/>
                <w14:textFill>
                  <w14:solidFill>
                    <w14:schemeClr w14:val="tx1"/>
                  </w14:solidFill>
                </w14:textFill>
              </w:rPr>
              <w:t>、国、内外研究现状和发展动态</w:t>
            </w:r>
          </w:p>
        </w:tc>
      </w:tr>
      <w:tr w14:paraId="7E1C7E77">
        <w:tblPrEx>
          <w:tblCellMar>
            <w:top w:w="15" w:type="dxa"/>
            <w:left w:w="15" w:type="dxa"/>
            <w:bottom w:w="15" w:type="dxa"/>
            <w:right w:w="15" w:type="dxa"/>
          </w:tblCellMar>
        </w:tblPrEx>
        <w:trPr>
          <w:trHeight w:val="450" w:hRule="atLeast"/>
          <w:jc w:val="center"/>
        </w:trPr>
        <w:tc>
          <w:tcPr>
            <w:tcW w:w="12249"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p w14:paraId="3F51C4F7">
            <w:pPr>
              <w:keepNext w:val="0"/>
              <w:keepLines w:val="0"/>
              <w:pageBreakBefore w:val="0"/>
              <w:widowControl/>
              <w:kinsoku w:val="0"/>
              <w:wordWrap/>
              <w:overflowPunct/>
              <w:topLinePunct w:val="0"/>
              <w:autoSpaceDE/>
              <w:autoSpaceDN/>
              <w:bidi w:val="0"/>
              <w:adjustRightInd w:val="0"/>
              <w:snapToGrid w:val="0"/>
              <w:spacing w:before="287" w:after="0" w:line="400" w:lineRule="atLeast"/>
              <w:ind w:left="0" w:firstLine="715" w:firstLineChars="200"/>
              <w:jc w:val="left"/>
              <w:textAlignment w:val="baseline"/>
              <w:rPr>
                <w:rFonts w:hint="eastAsia" w:ascii="楷体" w:hAnsi="楷体" w:eastAsia="楷体" w:cs="楷体"/>
                <w:b/>
                <w:bCs/>
                <w:snapToGrid w:val="0"/>
                <w:color w:val="000000"/>
                <w:spacing w:val="-2"/>
                <w:kern w:val="0"/>
                <w:sz w:val="36"/>
                <w:szCs w:val="36"/>
                <w:lang w:eastAsia="en-US"/>
              </w:rPr>
            </w:pPr>
            <w:r>
              <w:rPr>
                <w:rFonts w:hint="eastAsia" w:ascii="楷体" w:hAnsi="楷体" w:eastAsia="楷体" w:cs="楷体"/>
                <w:b/>
                <w:bCs/>
                <w:snapToGrid w:val="0"/>
                <w:color w:val="000000"/>
                <w:spacing w:val="-2"/>
                <w:kern w:val="0"/>
                <w:sz w:val="36"/>
                <w:szCs w:val="36"/>
                <w:lang w:eastAsia="en-US"/>
              </w:rPr>
              <w:t>（一）国内研究现状和发展动态</w:t>
            </w:r>
          </w:p>
          <w:p w14:paraId="5171B182">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2" w:firstLineChars="200"/>
              <w:jc w:val="left"/>
              <w:textAlignment w:val="baseline"/>
              <w:rPr>
                <w:rFonts w:hint="eastAsia" w:ascii="楷体" w:hAnsi="楷体" w:eastAsia="楷体" w:cs="楷体"/>
                <w:snapToGrid w:val="0"/>
                <w:color w:val="000000"/>
                <w:spacing w:val="-2"/>
                <w:kern w:val="0"/>
                <w:sz w:val="36"/>
                <w:szCs w:val="36"/>
                <w:lang w:val="en-US" w:eastAsia="en-US"/>
              </w:rPr>
            </w:pPr>
            <w:r>
              <w:rPr>
                <w:rFonts w:hint="eastAsia" w:ascii="楷体" w:hAnsi="楷体" w:eastAsia="楷体" w:cs="楷体"/>
                <w:snapToGrid w:val="0"/>
                <w:color w:val="000000"/>
                <w:spacing w:val="-2"/>
                <w:kern w:val="0"/>
                <w:sz w:val="36"/>
                <w:szCs w:val="36"/>
                <w:lang w:val="en-US" w:eastAsia="en-US"/>
              </w:rPr>
              <w:t>国内在美育数字化政策引导与</w:t>
            </w:r>
            <w:r>
              <w:rPr>
                <w:rFonts w:hint="eastAsia" w:ascii="楷体" w:hAnsi="楷体" w:eastAsia="楷体" w:cs="楷体"/>
                <w:snapToGrid w:val="0"/>
                <w:color w:val="000000"/>
                <w:spacing w:val="-2"/>
                <w:kern w:val="0"/>
                <w:sz w:val="36"/>
                <w:szCs w:val="36"/>
                <w:lang w:val="en-US" w:eastAsia="zh-CN"/>
              </w:rPr>
              <w:t>WebAR</w:t>
            </w:r>
            <w:r>
              <w:rPr>
                <w:rFonts w:hint="eastAsia" w:ascii="楷体" w:hAnsi="楷体" w:eastAsia="楷体" w:cs="楷体"/>
                <w:snapToGrid w:val="0"/>
                <w:color w:val="000000"/>
                <w:spacing w:val="-2"/>
                <w:kern w:val="0"/>
                <w:sz w:val="36"/>
                <w:szCs w:val="36"/>
                <w:lang w:val="en-US" w:eastAsia="en-US"/>
              </w:rPr>
              <w:t>架构应用方面已取得显著进展，形成了“政策驱动+技术跟进”的发展态势，但在高精度音频交互与轻量化体验的深度融合上仍存在提升空间。</w:t>
            </w:r>
          </w:p>
          <w:p w14:paraId="2D43F85A">
            <w:pPr>
              <w:keepNext w:val="0"/>
              <w:keepLines w:val="0"/>
              <w:pageBreakBefore w:val="0"/>
              <w:widowControl/>
              <w:kinsoku w:val="0"/>
              <w:wordWrap/>
              <w:overflowPunct/>
              <w:topLinePunct w:val="0"/>
              <w:autoSpaceDE/>
              <w:autoSpaceDN/>
              <w:bidi w:val="0"/>
              <w:adjustRightInd w:val="0"/>
              <w:snapToGrid w:val="0"/>
              <w:spacing w:before="287" w:after="0" w:line="400" w:lineRule="atLeast"/>
              <w:ind w:left="0" w:firstLine="715" w:firstLineChars="200"/>
              <w:jc w:val="left"/>
              <w:textAlignment w:val="baseline"/>
              <w:rPr>
                <w:rFonts w:hint="eastAsia" w:ascii="楷体" w:hAnsi="楷体" w:eastAsia="楷体" w:cs="楷体"/>
                <w:b/>
                <w:bCs/>
                <w:snapToGrid w:val="0"/>
                <w:color w:val="000000"/>
                <w:spacing w:val="-2"/>
                <w:kern w:val="0"/>
                <w:sz w:val="36"/>
                <w:szCs w:val="36"/>
                <w:lang w:eastAsia="en-US"/>
              </w:rPr>
            </w:pPr>
            <w:r>
              <w:rPr>
                <w:rFonts w:hint="eastAsia" w:ascii="楷体" w:hAnsi="楷体" w:eastAsia="楷体" w:cs="楷体"/>
                <w:b/>
                <w:bCs/>
                <w:snapToGrid w:val="0"/>
                <w:color w:val="000000"/>
                <w:spacing w:val="-2"/>
                <w:kern w:val="0"/>
                <w:sz w:val="36"/>
                <w:szCs w:val="36"/>
                <w:lang w:eastAsia="en-US"/>
              </w:rPr>
              <w:t>1.政策引导与美育数字化实践</w:t>
            </w:r>
          </w:p>
          <w:p w14:paraId="0C413024">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2" w:firstLineChars="200"/>
              <w:jc w:val="left"/>
              <w:textAlignment w:val="baseline"/>
              <w:rPr>
                <w:rFonts w:hint="eastAsia" w:ascii="楷体" w:hAnsi="楷体" w:eastAsia="楷体" w:cs="楷体"/>
                <w:snapToGrid w:val="0"/>
                <w:color w:val="000000"/>
                <w:spacing w:val="-2"/>
                <w:kern w:val="0"/>
                <w:sz w:val="36"/>
                <w:szCs w:val="36"/>
                <w:lang w:val="en-US" w:eastAsia="en-US"/>
              </w:rPr>
            </w:pPr>
            <w:r>
              <w:rPr>
                <w:rFonts w:hint="eastAsia" w:ascii="楷体" w:hAnsi="楷体" w:eastAsia="楷体" w:cs="楷体"/>
                <w:snapToGrid w:val="0"/>
                <w:color w:val="000000"/>
                <w:spacing w:val="-2"/>
                <w:kern w:val="0"/>
                <w:sz w:val="36"/>
                <w:szCs w:val="36"/>
                <w:lang w:val="en-US" w:eastAsia="en-US"/>
              </w:rPr>
              <w:t>随着国家教育数字化战略的推进，高校美育正经历深刻变革。李凯轩（2025）在《高校美育音乐方向实践教学体系构建研究》中指出，传统美育需打破时空限制，利用数字化手段重构教学场景。毛玉兰（2025）的研究进一步强调，沉浸式音乐教学策略能显著提升学生的审美感知体验。目前，国内各大博物馆与高校已开展了广泛的“AR+文创”实践，如西南联大博物馆利用 AR 技术开发数字文创，通过识别图呈现历史场景 ；贵州苗绣通过 AR 视频增强实物文创的表现力。</w:t>
            </w:r>
          </w:p>
          <w:p w14:paraId="4E83D09A">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5" w:firstLineChars="200"/>
              <w:jc w:val="left"/>
              <w:textAlignment w:val="baseline"/>
              <w:rPr>
                <w:rFonts w:hint="eastAsia" w:ascii="楷体" w:hAnsi="楷体" w:eastAsia="楷体" w:cs="楷体"/>
                <w:b/>
                <w:bCs/>
                <w:snapToGrid w:val="0"/>
                <w:color w:val="000000"/>
                <w:spacing w:val="-2"/>
                <w:kern w:val="0"/>
                <w:sz w:val="36"/>
                <w:szCs w:val="36"/>
                <w:lang w:val="en-US" w:eastAsia="en-US"/>
              </w:rPr>
            </w:pPr>
            <w:r>
              <w:rPr>
                <w:rFonts w:hint="eastAsia" w:ascii="楷体" w:hAnsi="楷体" w:eastAsia="楷体" w:cs="楷体"/>
                <w:b/>
                <w:bCs/>
                <w:snapToGrid w:val="0"/>
                <w:color w:val="000000"/>
                <w:spacing w:val="-2"/>
                <w:kern w:val="0"/>
                <w:sz w:val="36"/>
                <w:szCs w:val="36"/>
                <w:lang w:eastAsia="en-US"/>
              </w:rPr>
              <w:t>2.</w:t>
            </w:r>
            <w:r>
              <w:rPr>
                <w:rFonts w:hint="eastAsia" w:ascii="楷体" w:hAnsi="楷体" w:eastAsia="楷体" w:cs="楷体"/>
                <w:b/>
                <w:bCs/>
                <w:snapToGrid w:val="0"/>
                <w:color w:val="000000"/>
                <w:spacing w:val="-2"/>
                <w:kern w:val="0"/>
                <w:sz w:val="36"/>
                <w:szCs w:val="36"/>
                <w:lang w:val="en-US" w:eastAsia="en-US"/>
              </w:rPr>
              <w:t>现有技术应用的瓶颈</w:t>
            </w:r>
          </w:p>
          <w:p w14:paraId="5178B80C">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2" w:firstLineChars="200"/>
              <w:jc w:val="left"/>
              <w:textAlignment w:val="baseline"/>
              <w:rPr>
                <w:rFonts w:hint="eastAsia" w:ascii="楷体" w:hAnsi="楷体" w:eastAsia="楷体" w:cs="楷体"/>
                <w:b w:val="0"/>
                <w:bCs w:val="0"/>
                <w:snapToGrid w:val="0"/>
                <w:color w:val="000000"/>
                <w:spacing w:val="-2"/>
                <w:kern w:val="0"/>
                <w:sz w:val="36"/>
                <w:szCs w:val="36"/>
                <w:lang w:val="en-US" w:eastAsia="en-US"/>
              </w:rPr>
            </w:pPr>
            <w:r>
              <w:rPr>
                <w:rFonts w:hint="eastAsia" w:ascii="楷体" w:hAnsi="楷体" w:eastAsia="楷体" w:cs="楷体"/>
                <w:b w:val="0"/>
                <w:bCs w:val="0"/>
                <w:snapToGrid w:val="0"/>
                <w:color w:val="000000"/>
                <w:spacing w:val="-2"/>
                <w:kern w:val="0"/>
                <w:sz w:val="36"/>
                <w:szCs w:val="36"/>
                <w:lang w:val="en-US" w:eastAsia="en-US"/>
              </w:rPr>
              <w:t>尽管应用广泛，但国内现有的AR文创产品多采用“Unity 3D+ Vuforia”的重客户端开发模式。这种模式要求用户下载数百兆的专用APP，导致体验门槛高、用户流失率大。此外，现有产品多聚焦于视觉模型的静态展示，缺乏对“听觉沉浸”和“深度交互”的挖掘，难以满足古典音乐美育对声场和乐理互动的专业需求。</w:t>
            </w:r>
          </w:p>
          <w:p w14:paraId="0CE24B61">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5" w:firstLineChars="200"/>
              <w:jc w:val="left"/>
              <w:textAlignment w:val="baseline"/>
              <w:rPr>
                <w:rFonts w:hint="eastAsia" w:ascii="楷体" w:hAnsi="楷体" w:eastAsia="楷体" w:cs="楷体"/>
                <w:b/>
                <w:bCs/>
                <w:snapToGrid w:val="0"/>
                <w:color w:val="000000"/>
                <w:spacing w:val="-2"/>
                <w:kern w:val="0"/>
                <w:sz w:val="36"/>
                <w:szCs w:val="36"/>
                <w:lang w:val="en-US" w:eastAsia="en-US"/>
              </w:rPr>
            </w:pPr>
            <w:r>
              <w:rPr>
                <w:rFonts w:hint="eastAsia" w:ascii="楷体" w:hAnsi="楷体" w:eastAsia="楷体" w:cs="楷体"/>
                <w:b/>
                <w:bCs/>
                <w:snapToGrid w:val="0"/>
                <w:color w:val="000000"/>
                <w:spacing w:val="-2"/>
                <w:kern w:val="0"/>
                <w:sz w:val="36"/>
                <w:szCs w:val="36"/>
                <w:lang w:val="en-US" w:eastAsia="en-US"/>
              </w:rPr>
              <w:t>3.WebAR架构与边缘计算的国内突破</w:t>
            </w:r>
          </w:p>
          <w:p w14:paraId="4CAADE6B">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2" w:firstLineChars="200"/>
              <w:jc w:val="left"/>
              <w:textAlignment w:val="baseline"/>
              <w:rPr>
                <w:rFonts w:hint="eastAsia" w:ascii="楷体" w:hAnsi="楷体" w:eastAsia="楷体" w:cs="楷体"/>
                <w:snapToGrid w:val="0"/>
                <w:color w:val="000000"/>
                <w:spacing w:val="-2"/>
                <w:kern w:val="0"/>
                <w:sz w:val="36"/>
                <w:szCs w:val="36"/>
                <w:lang w:val="en-US" w:eastAsia="en-US"/>
              </w:rPr>
            </w:pPr>
            <w:r>
              <w:rPr>
                <w:rFonts w:hint="eastAsia" w:ascii="楷体" w:hAnsi="楷体" w:eastAsia="楷体" w:cs="楷体"/>
                <w:snapToGrid w:val="0"/>
                <w:color w:val="000000"/>
                <w:spacing w:val="-2"/>
                <w:kern w:val="0"/>
                <w:sz w:val="36"/>
                <w:szCs w:val="36"/>
                <w:lang w:val="en-US" w:eastAsia="en-US"/>
              </w:rPr>
              <w:t>针对APP下载门槛高的问题，国内学者在WebAR架构方面取得了重要突破。Qiao 等人（2019）在IEEE Proceedings上发表的研究提出了一套基于Web 的移动AR参考架构，详细阐述了如何利用边缘计算（Edge Computing）和计算卸载技术，解决Web端渲染能力受限的问题。该研究为实现“微信扫码即玩”的无APP体验提供了坚实的理论支撑。此外，广东电网有限责任公司（2024）授权的专利（CN118365818B）提出了一种基于纹理压缩和网格简化的三维模型轻量化构建方法，为解决移动端高精度模型加载卡顿问题提供了工业级的技术路径。</w:t>
            </w:r>
          </w:p>
          <w:p w14:paraId="476EF57B">
            <w:pPr>
              <w:keepNext w:val="0"/>
              <w:keepLines w:val="0"/>
              <w:pageBreakBefore w:val="0"/>
              <w:widowControl/>
              <w:kinsoku w:val="0"/>
              <w:wordWrap/>
              <w:overflowPunct/>
              <w:topLinePunct w:val="0"/>
              <w:autoSpaceDE/>
              <w:autoSpaceDN/>
              <w:bidi w:val="0"/>
              <w:adjustRightInd w:val="0"/>
              <w:snapToGrid w:val="0"/>
              <w:spacing w:before="287" w:after="0" w:line="400" w:lineRule="atLeast"/>
              <w:ind w:left="0" w:firstLine="715" w:firstLineChars="200"/>
              <w:jc w:val="left"/>
              <w:textAlignment w:val="baseline"/>
              <w:rPr>
                <w:rFonts w:hint="eastAsia" w:ascii="楷体" w:hAnsi="楷体" w:eastAsia="楷体" w:cs="楷体"/>
                <w:b/>
                <w:bCs/>
                <w:snapToGrid w:val="0"/>
                <w:color w:val="000000"/>
                <w:spacing w:val="-2"/>
                <w:kern w:val="0"/>
                <w:sz w:val="36"/>
                <w:szCs w:val="36"/>
                <w:lang w:eastAsia="en-US"/>
              </w:rPr>
            </w:pPr>
            <w:r>
              <w:rPr>
                <w:rFonts w:hint="eastAsia" w:ascii="楷体" w:hAnsi="楷体" w:eastAsia="楷体" w:cs="楷体"/>
                <w:b/>
                <w:bCs/>
                <w:snapToGrid w:val="0"/>
                <w:color w:val="000000"/>
                <w:spacing w:val="-2"/>
                <w:kern w:val="0"/>
                <w:sz w:val="36"/>
                <w:szCs w:val="36"/>
                <w:lang w:eastAsia="en-US"/>
              </w:rPr>
              <w:t>（二）国外研究现状和发展动态</w:t>
            </w:r>
          </w:p>
          <w:p w14:paraId="317B8278">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2" w:firstLineChars="200"/>
              <w:jc w:val="left"/>
              <w:textAlignment w:val="baseline"/>
              <w:rPr>
                <w:rFonts w:hint="eastAsia" w:ascii="楷体" w:hAnsi="楷体" w:eastAsia="楷体" w:cs="楷体"/>
                <w:snapToGrid w:val="0"/>
                <w:color w:val="000000"/>
                <w:spacing w:val="-2"/>
                <w:kern w:val="0"/>
                <w:sz w:val="36"/>
                <w:szCs w:val="36"/>
                <w:lang w:val="en-US" w:eastAsia="en-US"/>
              </w:rPr>
            </w:pPr>
            <w:r>
              <w:rPr>
                <w:rFonts w:hint="eastAsia" w:ascii="楷体" w:hAnsi="楷体" w:eastAsia="楷体" w:cs="楷体"/>
                <w:snapToGrid w:val="0"/>
                <w:color w:val="000000"/>
                <w:spacing w:val="-2"/>
                <w:kern w:val="0"/>
                <w:sz w:val="36"/>
                <w:szCs w:val="36"/>
                <w:lang w:val="en-US" w:eastAsia="en-US"/>
              </w:rPr>
              <w:t>国外在移动人机交互理论（HCI）及多模态渲染技术方面研究较早，特别是在交互范式验证与音频增强现实（Audio AR）领域积累了丰富的理论成果。</w:t>
            </w:r>
          </w:p>
          <w:p w14:paraId="780AEE0B">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5" w:firstLineChars="200"/>
              <w:jc w:val="left"/>
              <w:textAlignment w:val="baseline"/>
              <w:rPr>
                <w:rFonts w:hint="eastAsia" w:ascii="楷体" w:hAnsi="楷体" w:eastAsia="楷体" w:cs="楷体"/>
                <w:b/>
                <w:bCs/>
                <w:snapToGrid w:val="0"/>
                <w:color w:val="000000"/>
                <w:spacing w:val="-2"/>
                <w:kern w:val="0"/>
                <w:sz w:val="36"/>
                <w:szCs w:val="36"/>
                <w:lang w:val="en-US" w:eastAsia="en-US"/>
              </w:rPr>
            </w:pPr>
            <w:r>
              <w:rPr>
                <w:rFonts w:hint="eastAsia" w:ascii="楷体" w:hAnsi="楷体" w:eastAsia="楷体" w:cs="楷体"/>
                <w:b/>
                <w:bCs/>
                <w:snapToGrid w:val="0"/>
                <w:color w:val="000000"/>
                <w:spacing w:val="-2"/>
                <w:kern w:val="0"/>
                <w:sz w:val="36"/>
                <w:szCs w:val="36"/>
                <w:lang w:val="en-US" w:eastAsia="en-US"/>
              </w:rPr>
              <w:t>1.移动交互理论：NFC 与 AR 的互补性验证</w:t>
            </w:r>
          </w:p>
          <w:p w14:paraId="5EB849AC">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2" w:firstLineChars="200"/>
              <w:jc w:val="left"/>
              <w:textAlignment w:val="baseline"/>
              <w:rPr>
                <w:rFonts w:hint="eastAsia" w:ascii="楷体" w:hAnsi="楷体" w:eastAsia="楷体" w:cs="楷体"/>
                <w:snapToGrid w:val="0"/>
                <w:color w:val="000000"/>
                <w:spacing w:val="-2"/>
                <w:kern w:val="0"/>
                <w:sz w:val="36"/>
                <w:szCs w:val="36"/>
                <w:lang w:val="en-US" w:eastAsia="en-US"/>
              </w:rPr>
            </w:pPr>
            <w:r>
              <w:rPr>
                <w:rFonts w:hint="eastAsia" w:ascii="楷体" w:hAnsi="楷体" w:eastAsia="楷体" w:cs="楷体"/>
                <w:snapToGrid w:val="0"/>
                <w:color w:val="000000"/>
                <w:spacing w:val="-2"/>
                <w:kern w:val="0"/>
                <w:sz w:val="36"/>
                <w:szCs w:val="36"/>
                <w:lang w:val="en-US" w:eastAsia="en-US"/>
              </w:rPr>
              <w:t>在移动交互范式上，Rukzio等人（2006）在人机交互顶会MobileHCI上发表的经典研究对比了 Touch（NFC）、Point（视觉扫描）等交互方式。研究通过严格的用户实验证实，“Touch（NFC）”是最适合进行“确定性选择（Selection）”的交互方式，而 AR 更适合作为后续的“信息展示层”。这一理论有效地解决了单纯依赖视觉 AR 在复杂光线或反光表面（如珐琅材质冰箱贴）下识别不稳定的问题，为本项目采用“NFC触发身份识别+ AR 呈现演出”的混合交互模式提供了核心理论依据。</w:t>
            </w:r>
          </w:p>
          <w:p w14:paraId="5B74432A">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2" w:firstLineChars="200"/>
              <w:jc w:val="left"/>
              <w:textAlignment w:val="baseline"/>
              <w:rPr>
                <w:rFonts w:hint="eastAsia" w:ascii="楷体" w:hAnsi="楷体" w:eastAsia="楷体" w:cs="楷体"/>
                <w:b w:val="0"/>
                <w:bCs w:val="0"/>
                <w:snapToGrid w:val="0"/>
                <w:color w:val="000000"/>
                <w:spacing w:val="-2"/>
                <w:kern w:val="0"/>
                <w:sz w:val="36"/>
                <w:szCs w:val="36"/>
                <w:lang w:val="en-US" w:eastAsia="en-US"/>
              </w:rPr>
            </w:pPr>
            <w:r>
              <w:rPr>
                <w:rFonts w:hint="eastAsia" w:ascii="楷体" w:hAnsi="楷体" w:eastAsia="楷体" w:cs="楷体"/>
                <w:b w:val="0"/>
                <w:bCs w:val="0"/>
                <w:snapToGrid w:val="0"/>
                <w:color w:val="000000"/>
                <w:spacing w:val="-2"/>
                <w:kern w:val="0"/>
                <w:sz w:val="36"/>
                <w:szCs w:val="36"/>
                <w:lang w:val="en-US" w:eastAsia="en-US"/>
              </w:rPr>
              <w:t>2.Web端高性能渲染技术</w:t>
            </w:r>
          </w:p>
          <w:p w14:paraId="74F44F95">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2" w:firstLineChars="200"/>
              <w:jc w:val="left"/>
              <w:textAlignment w:val="baseline"/>
              <w:rPr>
                <w:rFonts w:hint="eastAsia" w:ascii="楷体" w:hAnsi="楷体" w:eastAsia="楷体" w:cs="楷体"/>
                <w:snapToGrid w:val="0"/>
                <w:color w:val="000000"/>
                <w:spacing w:val="-2"/>
                <w:kern w:val="0"/>
                <w:sz w:val="36"/>
                <w:szCs w:val="36"/>
                <w:lang w:val="en-US" w:eastAsia="en-US"/>
              </w:rPr>
            </w:pPr>
            <w:r>
              <w:rPr>
                <w:rFonts w:hint="eastAsia" w:ascii="楷体" w:hAnsi="楷体" w:eastAsia="楷体" w:cs="楷体"/>
                <w:snapToGrid w:val="0"/>
                <w:color w:val="000000"/>
                <w:spacing w:val="-2"/>
                <w:kern w:val="0"/>
                <w:sz w:val="36"/>
                <w:szCs w:val="36"/>
                <w:lang w:val="en-US" w:eastAsia="en-US"/>
              </w:rPr>
              <w:t>针对WebAR在移动端渲染3D模型性能不足的问题，Petrenko 等人（2023）提出了基于 Nexus.js 的多分辨率渲染技术（Multi-Resolution Rendering）。该技术能够根据摄像机视距动态调整模型面数（LOD），有效解决了在手机浏览器中同时加载多个高精度 3D 模型（如本项目中的 12 人交响乐团）易导致页面崩溃的难题。</w:t>
            </w:r>
          </w:p>
          <w:p w14:paraId="4DE3E150">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2" w:firstLineChars="200"/>
              <w:jc w:val="left"/>
              <w:textAlignment w:val="baseline"/>
              <w:rPr>
                <w:rFonts w:hint="eastAsia" w:ascii="楷体" w:hAnsi="楷体" w:eastAsia="楷体" w:cs="楷体"/>
                <w:b w:val="0"/>
                <w:bCs w:val="0"/>
                <w:snapToGrid w:val="0"/>
                <w:color w:val="000000"/>
                <w:spacing w:val="-2"/>
                <w:kern w:val="0"/>
                <w:sz w:val="36"/>
                <w:szCs w:val="36"/>
                <w:lang w:val="en-US" w:eastAsia="en-US"/>
              </w:rPr>
            </w:pPr>
            <w:r>
              <w:rPr>
                <w:rFonts w:hint="eastAsia" w:ascii="楷体" w:hAnsi="楷体" w:eastAsia="楷体" w:cs="楷体"/>
                <w:b w:val="0"/>
                <w:bCs w:val="0"/>
                <w:snapToGrid w:val="0"/>
                <w:color w:val="000000"/>
                <w:spacing w:val="-2"/>
                <w:kern w:val="0"/>
                <w:sz w:val="36"/>
                <w:szCs w:val="36"/>
                <w:lang w:val="en-US" w:eastAsia="en-US"/>
              </w:rPr>
              <w:t>3. 音频增强现实（Audio AR）的探索</w:t>
            </w:r>
          </w:p>
          <w:p w14:paraId="32D7A18C">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2" w:firstLineChars="200"/>
              <w:jc w:val="left"/>
              <w:textAlignment w:val="baseline"/>
              <w:rPr>
                <w:rFonts w:hint="eastAsia" w:ascii="楷体" w:hAnsi="楷体" w:eastAsia="楷体" w:cs="楷体"/>
                <w:b w:val="0"/>
                <w:bCs w:val="0"/>
                <w:snapToGrid w:val="0"/>
                <w:color w:val="000000"/>
                <w:spacing w:val="-2"/>
                <w:kern w:val="0"/>
                <w:sz w:val="36"/>
                <w:szCs w:val="36"/>
                <w:lang w:val="en-US" w:eastAsia="en-US"/>
              </w:rPr>
            </w:pPr>
            <w:r>
              <w:rPr>
                <w:rFonts w:hint="eastAsia" w:ascii="楷体" w:hAnsi="楷体" w:eastAsia="楷体" w:cs="楷体"/>
                <w:snapToGrid w:val="0"/>
                <w:color w:val="000000"/>
                <w:spacing w:val="-2"/>
                <w:kern w:val="0"/>
                <w:sz w:val="36"/>
                <w:szCs w:val="36"/>
                <w:lang w:val="en-US" w:eastAsia="en-US"/>
              </w:rPr>
              <w:t>不同于国内侧重视觉表现，国外对 Audio AR 的研究更为深入。Rovithis 等人（2019）指出移动 AR 通常“重视觉轻听觉”，并设计了基于位置的空间音频系统 。该研究验证了通过计算用户与虚拟声源的距离来实时调整音量和混响（3D Audio Spatialization），能显著增强用户的沉浸感 。这为本项目构建具有方位感的“虚拟音乐厅”声场提供了关键算法参考。</w:t>
            </w:r>
          </w:p>
          <w:p w14:paraId="2280CDE4">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2" w:firstLineChars="200"/>
              <w:jc w:val="left"/>
              <w:textAlignment w:val="baseline"/>
              <w:rPr>
                <w:rFonts w:hint="eastAsia" w:ascii="楷体" w:hAnsi="楷体" w:eastAsia="楷体" w:cs="楷体"/>
                <w:b w:val="0"/>
                <w:bCs w:val="0"/>
                <w:snapToGrid w:val="0"/>
                <w:color w:val="000000"/>
                <w:spacing w:val="-2"/>
                <w:kern w:val="0"/>
                <w:sz w:val="36"/>
                <w:szCs w:val="36"/>
                <w:lang w:val="en-US" w:eastAsia="en-US"/>
              </w:rPr>
            </w:pPr>
            <w:r>
              <w:rPr>
                <w:rFonts w:hint="eastAsia" w:ascii="楷体" w:hAnsi="楷体" w:eastAsia="楷体" w:cs="楷体"/>
                <w:b w:val="0"/>
                <w:bCs w:val="0"/>
                <w:snapToGrid w:val="0"/>
                <w:color w:val="000000"/>
                <w:spacing w:val="-2"/>
                <w:kern w:val="0"/>
                <w:sz w:val="36"/>
                <w:szCs w:val="36"/>
                <w:lang w:val="en-US" w:eastAsia="en-US"/>
              </w:rPr>
              <w:t>（三）发展动态与本项目的技术突破点</w:t>
            </w:r>
          </w:p>
          <w:p w14:paraId="20426243">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2" w:firstLineChars="200"/>
              <w:jc w:val="left"/>
              <w:textAlignment w:val="baseline"/>
              <w:rPr>
                <w:rFonts w:hint="eastAsia" w:ascii="楷体" w:hAnsi="楷体" w:eastAsia="楷体" w:cs="楷体"/>
                <w:snapToGrid w:val="0"/>
                <w:color w:val="000000"/>
                <w:spacing w:val="-2"/>
                <w:kern w:val="0"/>
                <w:sz w:val="36"/>
                <w:szCs w:val="36"/>
                <w:lang w:val="en-US" w:eastAsia="en-US"/>
              </w:rPr>
            </w:pPr>
            <w:r>
              <w:rPr>
                <w:rFonts w:hint="eastAsia" w:ascii="楷体" w:hAnsi="楷体" w:eastAsia="楷体" w:cs="楷体"/>
                <w:snapToGrid w:val="0"/>
                <w:color w:val="000000"/>
                <w:spacing w:val="-2"/>
                <w:kern w:val="0"/>
                <w:sz w:val="36"/>
                <w:szCs w:val="36"/>
                <w:lang w:val="en-US" w:eastAsia="en-US"/>
              </w:rPr>
              <w:t>综合国内外现状，当前“音乐+AR”领域正呈现出从“重客户端”向“Web 轻量化”迁移，以及从“单一视觉”向“视听触多模态融合”演进的趋势。</w:t>
            </w:r>
          </w:p>
          <w:p w14:paraId="0F671B3F">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2" w:firstLineChars="200"/>
              <w:jc w:val="left"/>
              <w:textAlignment w:val="baseline"/>
              <w:rPr>
                <w:rFonts w:hint="eastAsia" w:ascii="楷体" w:hAnsi="楷体" w:eastAsia="楷体" w:cs="楷体"/>
                <w:snapToGrid w:val="0"/>
                <w:color w:val="000000"/>
                <w:spacing w:val="-2"/>
                <w:kern w:val="0"/>
                <w:sz w:val="36"/>
                <w:szCs w:val="36"/>
                <w:lang w:val="en-US" w:eastAsia="en-US"/>
              </w:rPr>
            </w:pPr>
            <w:r>
              <w:rPr>
                <w:rFonts w:hint="eastAsia" w:ascii="楷体" w:hAnsi="楷体" w:eastAsia="楷体" w:cs="楷体"/>
                <w:snapToGrid w:val="0"/>
                <w:color w:val="000000"/>
                <w:spacing w:val="-2"/>
                <w:kern w:val="0"/>
                <w:sz w:val="36"/>
                <w:szCs w:val="36"/>
                <w:lang w:val="en-US" w:eastAsia="en-US"/>
              </w:rPr>
              <w:t>本项目将立足于 Qiao 等人（2019）提出的 WebAR 架构，融合 Rukzio（2006）的 NFC 交互理论与 Rovithis（2019）的空间音频技术，重点突破以下行业痛点：</w:t>
            </w:r>
          </w:p>
          <w:p w14:paraId="59D375F7">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2" w:firstLineChars="200"/>
              <w:jc w:val="left"/>
              <w:textAlignment w:val="baseline"/>
              <w:rPr>
                <w:rFonts w:hint="eastAsia" w:ascii="楷体" w:hAnsi="楷体" w:eastAsia="楷体" w:cs="楷体"/>
                <w:snapToGrid w:val="0"/>
                <w:color w:val="000000"/>
                <w:spacing w:val="-2"/>
                <w:kern w:val="0"/>
                <w:sz w:val="36"/>
                <w:szCs w:val="36"/>
                <w:lang w:val="en-US" w:eastAsia="en-US"/>
              </w:rPr>
            </w:pPr>
            <w:r>
              <w:rPr>
                <w:rFonts w:hint="eastAsia" w:ascii="楷体" w:hAnsi="楷体" w:eastAsia="楷体" w:cs="楷体"/>
                <w:snapToGrid w:val="0"/>
                <w:color w:val="000000"/>
                <w:spacing w:val="-2"/>
                <w:kern w:val="0"/>
                <w:sz w:val="36"/>
                <w:szCs w:val="36"/>
                <w:lang w:val="en-US" w:eastAsia="en-US"/>
              </w:rPr>
              <w:t>1. 轻量化部署： 摒弃传统 APP 模式，利用 TensorFlow.js 和 WebGL 技术实现“即扫即用”，解决美育工具推广难的问题。</w:t>
            </w:r>
          </w:p>
          <w:p w14:paraId="618E7669">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2" w:firstLineChars="200"/>
              <w:jc w:val="left"/>
              <w:textAlignment w:val="baseline"/>
              <w:rPr>
                <w:rFonts w:hint="eastAsia" w:ascii="楷体" w:hAnsi="楷体" w:eastAsia="楷体" w:cs="楷体"/>
                <w:snapToGrid w:val="0"/>
                <w:color w:val="000000"/>
                <w:spacing w:val="-2"/>
                <w:kern w:val="0"/>
                <w:sz w:val="36"/>
                <w:szCs w:val="36"/>
                <w:lang w:val="en-US" w:eastAsia="en-US"/>
              </w:rPr>
            </w:pPr>
            <w:r>
              <w:rPr>
                <w:rFonts w:hint="eastAsia" w:ascii="楷体" w:hAnsi="楷体" w:eastAsia="楷体" w:cs="楷体"/>
                <w:snapToGrid w:val="0"/>
                <w:color w:val="000000"/>
                <w:spacing w:val="-2"/>
                <w:kern w:val="0"/>
                <w:sz w:val="36"/>
                <w:szCs w:val="36"/>
                <w:lang w:val="en-US" w:eastAsia="en-US"/>
              </w:rPr>
              <w:t>2. 多模态交互： 结合 NFC 的物理触感与 AR 的视觉追踪，引入空间音频算法，填补国内 AR 文创在“听觉交互”领域的空白。</w:t>
            </w:r>
          </w:p>
          <w:p w14:paraId="3BB8A0F5">
            <w:pPr>
              <w:keepNext w:val="0"/>
              <w:keepLines w:val="0"/>
              <w:pageBreakBefore w:val="0"/>
              <w:widowControl/>
              <w:kinsoku w:val="0"/>
              <w:wordWrap/>
              <w:overflowPunct/>
              <w:topLinePunct w:val="0"/>
              <w:autoSpaceDE/>
              <w:autoSpaceDN/>
              <w:bidi w:val="0"/>
              <w:adjustRightInd w:val="0"/>
              <w:snapToGrid w:val="0"/>
              <w:spacing w:before="216" w:after="0" w:line="400" w:lineRule="atLeast"/>
              <w:ind w:left="0" w:firstLine="712" w:firstLineChars="200"/>
              <w:jc w:val="left"/>
              <w:textAlignment w:val="baseline"/>
              <w:rPr>
                <w:rFonts w:hint="eastAsia" w:ascii="楷体" w:hAnsi="楷体" w:eastAsia="楷体" w:cs="楷体"/>
                <w:snapToGrid w:val="0"/>
                <w:color w:val="000000"/>
                <w:spacing w:val="-2"/>
                <w:kern w:val="0"/>
                <w:sz w:val="36"/>
                <w:szCs w:val="36"/>
                <w:lang w:val="en-US" w:eastAsia="en-US"/>
              </w:rPr>
            </w:pPr>
            <w:r>
              <w:rPr>
                <w:rFonts w:hint="eastAsia" w:ascii="楷体" w:hAnsi="楷体" w:eastAsia="楷体" w:cs="楷体"/>
                <w:snapToGrid w:val="0"/>
                <w:color w:val="000000"/>
                <w:spacing w:val="-2"/>
                <w:kern w:val="0"/>
                <w:sz w:val="36"/>
                <w:szCs w:val="36"/>
                <w:lang w:val="en-US" w:eastAsia="en-US"/>
              </w:rPr>
              <w:t>3. 性能优化： 应用多分辨率渲染与模型压缩技术，实现在移动端流畅运行多人合奏场景的突破。</w:t>
            </w:r>
          </w:p>
          <w:p w14:paraId="231264B5">
            <w:pPr>
              <w:widowControl/>
              <w:jc w:val="left"/>
              <w:rPr>
                <w:rFonts w:hint="eastAsia" w:ascii="楷体" w:hAnsi="楷体" w:eastAsia="楷体" w:cs="楷体"/>
                <w:color w:val="000000"/>
                <w:kern w:val="0"/>
                <w:sz w:val="23"/>
                <w:szCs w:val="23"/>
              </w:rPr>
            </w:pPr>
          </w:p>
        </w:tc>
      </w:tr>
      <w:tr w14:paraId="19ACB38E">
        <w:tblPrEx>
          <w:tblCellMar>
            <w:top w:w="15" w:type="dxa"/>
            <w:left w:w="15" w:type="dxa"/>
            <w:bottom w:w="15" w:type="dxa"/>
            <w:right w:w="15" w:type="dxa"/>
          </w:tblCellMar>
        </w:tblPrEx>
        <w:trPr>
          <w:trHeight w:val="450" w:hRule="atLeast"/>
          <w:jc w:val="center"/>
        </w:trPr>
        <w:tc>
          <w:tcPr>
            <w:tcW w:w="12249" w:type="dxa"/>
            <w:gridSpan w:val="8"/>
            <w:tcBorders>
              <w:top w:val="single" w:color="808080" w:sz="6" w:space="0"/>
              <w:left w:val="single" w:color="808080" w:sz="6" w:space="0"/>
              <w:bottom w:val="single" w:color="808080" w:sz="6" w:space="0"/>
              <w:right w:val="single" w:color="808080" w:sz="6" w:space="0"/>
            </w:tcBorders>
            <w:vAlign w:val="center"/>
          </w:tcPr>
          <w:p w14:paraId="262CA46D">
            <w:pPr>
              <w:widowControl/>
              <w:wordWrap w:val="0"/>
              <w:jc w:val="left"/>
              <w:rPr>
                <w:rFonts w:hint="eastAsia" w:ascii="楷体" w:hAnsi="楷体" w:eastAsia="楷体" w:cs="楷体"/>
                <w:color w:val="000000"/>
                <w:kern w:val="0"/>
                <w:sz w:val="23"/>
                <w:szCs w:val="23"/>
              </w:rPr>
            </w:pPr>
            <w:r>
              <w:rPr>
                <w:rFonts w:hint="eastAsia" w:ascii="楷体" w:hAnsi="楷体" w:eastAsia="楷体" w:cs="楷体"/>
                <w:b/>
                <w:bCs/>
                <w:color w:val="000000" w:themeColor="text1"/>
                <w:kern w:val="0"/>
                <w:sz w:val="52"/>
                <w:szCs w:val="52"/>
                <w14:textFill>
                  <w14:solidFill>
                    <w14:schemeClr w14:val="tx1"/>
                  </w14:solidFill>
                </w14:textFill>
              </w:rPr>
              <w:t>五、研究路线及解决的主要问题</w:t>
            </w:r>
          </w:p>
        </w:tc>
      </w:tr>
      <w:tr w14:paraId="3903FEFE">
        <w:tblPrEx>
          <w:tblCellMar>
            <w:top w:w="15" w:type="dxa"/>
            <w:left w:w="15" w:type="dxa"/>
            <w:bottom w:w="15" w:type="dxa"/>
            <w:right w:w="15" w:type="dxa"/>
          </w:tblCellMar>
        </w:tblPrEx>
        <w:trPr>
          <w:trHeight w:val="450" w:hRule="atLeast"/>
          <w:jc w:val="center"/>
        </w:trPr>
        <w:tc>
          <w:tcPr>
            <w:tcW w:w="12249"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p w14:paraId="6AA8A4A8">
            <w:pPr>
              <w:pStyle w:val="2"/>
              <w:keepNext/>
              <w:keepLines/>
              <w:pageBreakBefore w:val="0"/>
              <w:widowControl w:val="0"/>
              <w:numPr>
                <w:ilvl w:val="0"/>
                <w:numId w:val="0"/>
              </w:numPr>
              <w:kinsoku/>
              <w:wordWrap/>
              <w:overflowPunct/>
              <w:topLinePunct w:val="0"/>
              <w:autoSpaceDE/>
              <w:autoSpaceDN/>
              <w:bidi w:val="0"/>
              <w:adjustRightInd/>
              <w:snapToGrid/>
              <w:spacing w:before="0" w:after="120" w:line="400" w:lineRule="atLeast"/>
              <w:ind w:firstLine="700" w:firstLineChars="200"/>
              <w:jc w:val="left"/>
              <w:textAlignment w:val="auto"/>
              <w:rPr>
                <w:rFonts w:hint="eastAsia" w:ascii="楷体" w:hAnsi="楷体" w:eastAsia="楷体" w:cs="楷体"/>
                <w:b/>
                <w:bCs/>
                <w:i w:val="0"/>
                <w:strike w:val="0"/>
                <w:color w:val="auto"/>
                <w:sz w:val="36"/>
                <w:szCs w:val="36"/>
                <w:u w:val="none"/>
              </w:rPr>
            </w:pPr>
            <w:r>
              <w:rPr>
                <w:rFonts w:ascii="Wingdings" w:hAnsi="Wingdings" w:eastAsia="Wingdings" w:cs="Wingdings"/>
                <w:spacing w:val="-5"/>
                <w:sz w:val="36"/>
                <w:szCs w:val="36"/>
              </w:rPr>
              <w:t>n</w:t>
            </w:r>
            <w:r>
              <w:rPr>
                <w:rFonts w:ascii="Wingdings" w:hAnsi="Wingdings" w:eastAsia="Wingdings" w:cs="Wingdings"/>
                <w:spacing w:val="-198"/>
                <w:sz w:val="36"/>
                <w:szCs w:val="36"/>
              </w:rPr>
              <w:t xml:space="preserve"> </w:t>
            </w:r>
            <w:r>
              <w:rPr>
                <w:rFonts w:hint="eastAsia" w:ascii="楷体" w:hAnsi="楷体" w:eastAsia="楷体" w:cs="楷体"/>
                <w:b/>
                <w:bCs/>
                <w:i w:val="0"/>
                <w:strike w:val="0"/>
                <w:color w:val="auto"/>
                <w:sz w:val="36"/>
                <w:szCs w:val="36"/>
                <w:u w:val="none"/>
              </w:rPr>
              <w:t>研究路线：</w:t>
            </w:r>
          </w:p>
          <w:p w14:paraId="77F27C1E">
            <w:pPr>
              <w:pStyle w:val="2"/>
              <w:keepNext/>
              <w:keepLines/>
              <w:pageBreakBefore w:val="0"/>
              <w:widowControl w:val="0"/>
              <w:numPr>
                <w:ilvl w:val="0"/>
                <w:numId w:val="0"/>
              </w:numPr>
              <w:kinsoku/>
              <w:wordWrap/>
              <w:overflowPunct/>
              <w:topLinePunct w:val="0"/>
              <w:autoSpaceDE/>
              <w:autoSpaceDN/>
              <w:bidi w:val="0"/>
              <w:adjustRightInd/>
              <w:snapToGrid/>
              <w:spacing w:before="0" w:after="120" w:line="400" w:lineRule="atLeast"/>
              <w:ind w:firstLine="723" w:firstLineChars="200"/>
              <w:jc w:val="left"/>
              <w:textAlignment w:val="auto"/>
              <w:rPr>
                <w:rFonts w:hint="eastAsia" w:ascii="楷体" w:hAnsi="楷体" w:eastAsia="楷体" w:cs="楷体"/>
                <w:snapToGrid w:val="0"/>
                <w:color w:val="000000"/>
                <w:spacing w:val="-1"/>
                <w:kern w:val="0"/>
                <w:sz w:val="36"/>
                <w:szCs w:val="36"/>
                <w:lang w:val="en-US" w:eastAsia="en-US" w:bidi="ar-SA"/>
              </w:rPr>
            </w:pPr>
            <w:r>
              <w:rPr>
                <w:rFonts w:hint="eastAsia" w:ascii="楷体" w:hAnsi="楷体" w:eastAsia="楷体" w:cs="楷体"/>
                <w:b/>
                <w:bCs/>
                <w:i w:val="0"/>
                <w:strike w:val="0"/>
                <w:color w:val="auto"/>
                <w:sz w:val="36"/>
                <w:szCs w:val="36"/>
                <w:u w:val="none"/>
              </w:rPr>
              <w:t>需求调研与分析阶段</w:t>
            </w:r>
            <w:r>
              <w:rPr>
                <w:rFonts w:hint="eastAsia" w:ascii="楷体" w:hAnsi="楷体" w:eastAsia="楷体" w:cs="楷体"/>
                <w:b w:val="0"/>
                <w:i w:val="0"/>
                <w:strike w:val="0"/>
                <w:color w:val="auto"/>
                <w:sz w:val="36"/>
                <w:szCs w:val="36"/>
                <w:u w:val="none"/>
              </w:rPr>
              <w:t>：</w:t>
            </w:r>
            <w:r>
              <w:rPr>
                <w:rFonts w:hint="eastAsia" w:ascii="楷体" w:hAnsi="楷体" w:eastAsia="楷体" w:cs="楷体"/>
                <w:snapToGrid w:val="0"/>
                <w:color w:val="000000"/>
                <w:spacing w:val="-1"/>
                <w:kern w:val="0"/>
                <w:sz w:val="36"/>
                <w:szCs w:val="36"/>
                <w:lang w:val="en-US" w:eastAsia="en-US" w:bidi="ar-SA"/>
              </w:rPr>
              <w:t>运用问卷调查、师生访谈等手段，全面深入地了解高校美育工作者以及不同年级学生的需求与痛点。对收集到的需求信息进行细致整理与分析，明确 “NFC+AR 古典音乐美育工具” 的核心功能诉求，包括内容偏好、交互习惯等。</w:t>
            </w:r>
          </w:p>
          <w:p w14:paraId="403164C4">
            <w:pPr>
              <w:pStyle w:val="2"/>
              <w:keepNext/>
              <w:keepLines/>
              <w:pageBreakBefore w:val="0"/>
              <w:widowControl w:val="0"/>
              <w:numPr>
                <w:ilvl w:val="0"/>
                <w:numId w:val="0"/>
              </w:numPr>
              <w:kinsoku/>
              <w:wordWrap/>
              <w:overflowPunct/>
              <w:topLinePunct w:val="0"/>
              <w:autoSpaceDE/>
              <w:autoSpaceDN/>
              <w:bidi w:val="0"/>
              <w:adjustRightInd/>
              <w:snapToGrid/>
              <w:spacing w:before="0" w:after="120" w:line="400" w:lineRule="atLeast"/>
              <w:ind w:firstLine="723" w:firstLineChars="200"/>
              <w:jc w:val="left"/>
              <w:textAlignment w:val="auto"/>
              <w:rPr>
                <w:rFonts w:hint="eastAsia" w:ascii="楷体" w:hAnsi="楷体" w:eastAsia="楷体" w:cs="楷体"/>
                <w:snapToGrid w:val="0"/>
                <w:color w:val="000000"/>
                <w:spacing w:val="-1"/>
                <w:kern w:val="0"/>
                <w:sz w:val="36"/>
                <w:szCs w:val="36"/>
                <w:lang w:val="en-US" w:eastAsia="en-US" w:bidi="ar-SA"/>
              </w:rPr>
            </w:pPr>
            <w:r>
              <w:rPr>
                <w:rFonts w:hint="eastAsia" w:ascii="楷体" w:hAnsi="楷体" w:eastAsia="楷体" w:cs="楷体"/>
                <w:b/>
                <w:bCs/>
                <w:i w:val="0"/>
                <w:strike w:val="0"/>
                <w:color w:val="auto"/>
                <w:sz w:val="36"/>
                <w:szCs w:val="36"/>
                <w:u w:val="none"/>
              </w:rPr>
              <w:t>技术选型与设计阶段</w:t>
            </w:r>
            <w:r>
              <w:rPr>
                <w:rFonts w:hint="eastAsia" w:ascii="楷体" w:hAnsi="楷体" w:eastAsia="楷体" w:cs="楷体"/>
                <w:b w:val="0"/>
                <w:i w:val="0"/>
                <w:strike w:val="0"/>
                <w:color w:val="auto"/>
                <w:sz w:val="36"/>
                <w:szCs w:val="36"/>
                <w:u w:val="none"/>
              </w:rPr>
              <w:t>：</w:t>
            </w:r>
            <w:r>
              <w:rPr>
                <w:rFonts w:hint="eastAsia" w:ascii="楷体" w:hAnsi="楷体" w:eastAsia="楷体" w:cs="楷体"/>
                <w:snapToGrid w:val="0"/>
                <w:color w:val="000000"/>
                <w:spacing w:val="-1"/>
                <w:kern w:val="0"/>
                <w:sz w:val="36"/>
                <w:szCs w:val="36"/>
                <w:lang w:val="en-US" w:eastAsia="en-US" w:bidi="ar-SA"/>
              </w:rPr>
              <w:t>依据前期明确的需求，确定适配的技术框架，选定 MindAR.js 引擎、匹配 NFC 芯片型号；同时聚焦数媒重点方向，规划 3D 模型轻量化、WebAR 视觉优化及空间音频联动方案。精心设计工具整体架构，涵盖：</w:t>
            </w:r>
          </w:p>
          <w:p w14:paraId="2EAA298B">
            <w:pPr>
              <w:pStyle w:val="2"/>
              <w:keepNext/>
              <w:keepLines/>
              <w:pageBreakBefore w:val="0"/>
              <w:widowControl w:val="0"/>
              <w:numPr>
                <w:ilvl w:val="0"/>
                <w:numId w:val="0"/>
              </w:numPr>
              <w:kinsoku/>
              <w:wordWrap/>
              <w:overflowPunct/>
              <w:topLinePunct w:val="0"/>
              <w:autoSpaceDE/>
              <w:autoSpaceDN/>
              <w:bidi w:val="0"/>
              <w:adjustRightInd/>
              <w:snapToGrid/>
              <w:spacing w:before="0" w:after="120" w:line="400" w:lineRule="atLeast"/>
              <w:ind w:firstLine="716" w:firstLineChars="200"/>
              <w:jc w:val="left"/>
              <w:textAlignment w:val="auto"/>
              <w:rPr>
                <w:rFonts w:hint="eastAsia" w:ascii="楷体" w:hAnsi="楷体" w:eastAsia="楷体" w:cs="楷体"/>
                <w:snapToGrid w:val="0"/>
                <w:color w:val="000000"/>
                <w:spacing w:val="-1"/>
                <w:kern w:val="0"/>
                <w:sz w:val="36"/>
                <w:szCs w:val="36"/>
                <w:lang w:val="en-US" w:eastAsia="en-US" w:bidi="ar-SA"/>
              </w:rPr>
            </w:pPr>
            <w:r>
              <w:rPr>
                <w:rFonts w:hint="eastAsia" w:ascii="楷体" w:hAnsi="楷体" w:eastAsia="楷体" w:cs="楷体"/>
                <w:snapToGrid w:val="0"/>
                <w:color w:val="000000"/>
                <w:spacing w:val="-1"/>
                <w:kern w:val="0"/>
                <w:sz w:val="36"/>
                <w:szCs w:val="36"/>
                <w:lang w:val="en-US" w:eastAsia="zh-CN" w:bidi="ar-SA"/>
              </w:rPr>
              <w:t>1.</w:t>
            </w:r>
            <w:r>
              <w:rPr>
                <w:rFonts w:hint="eastAsia" w:ascii="楷体" w:hAnsi="楷体" w:eastAsia="楷体" w:cs="楷体"/>
                <w:snapToGrid w:val="0"/>
                <w:color w:val="000000"/>
                <w:spacing w:val="-1"/>
                <w:kern w:val="0"/>
                <w:sz w:val="36"/>
                <w:szCs w:val="36"/>
                <w:lang w:val="en-US" w:eastAsia="en-US" w:bidi="ar-SA"/>
              </w:rPr>
              <w:t>美育内容分层体系（含乐理知识互动演示逻辑）；</w:t>
            </w:r>
          </w:p>
          <w:p w14:paraId="5A22618F">
            <w:pPr>
              <w:pStyle w:val="2"/>
              <w:keepNext/>
              <w:keepLines/>
              <w:pageBreakBefore w:val="0"/>
              <w:widowControl w:val="0"/>
              <w:numPr>
                <w:ilvl w:val="0"/>
                <w:numId w:val="0"/>
              </w:numPr>
              <w:kinsoku/>
              <w:wordWrap/>
              <w:overflowPunct/>
              <w:topLinePunct w:val="0"/>
              <w:autoSpaceDE/>
              <w:autoSpaceDN/>
              <w:bidi w:val="0"/>
              <w:adjustRightInd/>
              <w:snapToGrid/>
              <w:spacing w:before="0" w:after="120" w:line="400" w:lineRule="atLeast"/>
              <w:ind w:firstLine="716" w:firstLineChars="200"/>
              <w:jc w:val="left"/>
              <w:textAlignment w:val="auto"/>
              <w:rPr>
                <w:rFonts w:hint="eastAsia" w:ascii="楷体" w:hAnsi="楷体" w:eastAsia="楷体" w:cs="楷体"/>
                <w:snapToGrid w:val="0"/>
                <w:color w:val="000000"/>
                <w:spacing w:val="-1"/>
                <w:kern w:val="0"/>
                <w:sz w:val="36"/>
                <w:szCs w:val="36"/>
                <w:lang w:val="en-US" w:eastAsia="en-US" w:bidi="ar-SA"/>
              </w:rPr>
            </w:pPr>
            <w:r>
              <w:rPr>
                <w:rFonts w:hint="eastAsia" w:ascii="楷体" w:hAnsi="楷体" w:eastAsia="楷体" w:cs="楷体"/>
                <w:snapToGrid w:val="0"/>
                <w:color w:val="000000"/>
                <w:spacing w:val="-1"/>
                <w:kern w:val="0"/>
                <w:sz w:val="36"/>
                <w:szCs w:val="36"/>
                <w:lang w:val="en-US" w:eastAsia="zh-CN" w:bidi="ar-SA"/>
              </w:rPr>
              <w:t>2.</w:t>
            </w:r>
            <w:r>
              <w:rPr>
                <w:rFonts w:hint="eastAsia" w:ascii="楷体" w:hAnsi="楷体" w:eastAsia="楷体" w:cs="楷体"/>
                <w:snapToGrid w:val="0"/>
                <w:color w:val="000000"/>
                <w:spacing w:val="-1"/>
                <w:kern w:val="0"/>
                <w:sz w:val="36"/>
                <w:szCs w:val="36"/>
                <w:lang w:val="en-US" w:eastAsia="en-US" w:bidi="ar-SA"/>
              </w:rPr>
              <w:t>AR 场景交互流程（含空间音频与视觉联动规则）；</w:t>
            </w:r>
          </w:p>
          <w:p w14:paraId="31112CD2">
            <w:pPr>
              <w:pStyle w:val="2"/>
              <w:keepNext/>
              <w:keepLines/>
              <w:pageBreakBefore w:val="0"/>
              <w:widowControl w:val="0"/>
              <w:numPr>
                <w:ilvl w:val="0"/>
                <w:numId w:val="0"/>
              </w:numPr>
              <w:kinsoku/>
              <w:wordWrap/>
              <w:overflowPunct/>
              <w:topLinePunct w:val="0"/>
              <w:autoSpaceDE/>
              <w:autoSpaceDN/>
              <w:bidi w:val="0"/>
              <w:adjustRightInd/>
              <w:snapToGrid/>
              <w:spacing w:before="0" w:after="120" w:line="400" w:lineRule="atLeast"/>
              <w:ind w:firstLine="716" w:firstLineChars="200"/>
              <w:jc w:val="left"/>
              <w:textAlignment w:val="auto"/>
              <w:rPr>
                <w:rFonts w:hint="eastAsia" w:ascii="楷体" w:hAnsi="楷体" w:eastAsia="楷体" w:cs="楷体"/>
                <w:snapToGrid w:val="0"/>
                <w:color w:val="000000"/>
                <w:spacing w:val="-1"/>
                <w:kern w:val="0"/>
                <w:sz w:val="36"/>
                <w:szCs w:val="36"/>
                <w:lang w:val="en-US" w:eastAsia="en-US" w:bidi="ar-SA"/>
              </w:rPr>
            </w:pPr>
            <w:r>
              <w:rPr>
                <w:rFonts w:hint="eastAsia" w:ascii="楷体" w:hAnsi="楷体" w:eastAsia="楷体" w:cs="楷体"/>
                <w:snapToGrid w:val="0"/>
                <w:color w:val="000000"/>
                <w:spacing w:val="-1"/>
                <w:kern w:val="0"/>
                <w:sz w:val="36"/>
                <w:szCs w:val="36"/>
                <w:lang w:val="en-US" w:eastAsia="zh-CN" w:bidi="ar-SA"/>
              </w:rPr>
              <w:t>3.交互系统载体</w:t>
            </w:r>
            <w:r>
              <w:rPr>
                <w:rFonts w:hint="eastAsia" w:ascii="楷体" w:hAnsi="楷体" w:eastAsia="楷体" w:cs="楷体"/>
                <w:snapToGrid w:val="0"/>
                <w:color w:val="000000"/>
                <w:spacing w:val="-1"/>
                <w:kern w:val="0"/>
                <w:sz w:val="36"/>
                <w:szCs w:val="36"/>
                <w:lang w:val="en-US" w:eastAsia="en-US" w:bidi="ar-SA"/>
              </w:rPr>
              <w:t>艺术设计（AR 识别图创意制作）。</w:t>
            </w:r>
          </w:p>
          <w:p w14:paraId="42D8BF1A">
            <w:pPr>
              <w:pStyle w:val="2"/>
              <w:keepNext/>
              <w:keepLines/>
              <w:pageBreakBefore w:val="0"/>
              <w:widowControl w:val="0"/>
              <w:numPr>
                <w:ilvl w:val="0"/>
                <w:numId w:val="0"/>
              </w:numPr>
              <w:kinsoku/>
              <w:wordWrap/>
              <w:overflowPunct/>
              <w:topLinePunct w:val="0"/>
              <w:autoSpaceDE/>
              <w:autoSpaceDN/>
              <w:bidi w:val="0"/>
              <w:adjustRightInd/>
              <w:snapToGrid/>
              <w:spacing w:before="0" w:after="120" w:line="400" w:lineRule="atLeast"/>
              <w:ind w:firstLine="723" w:firstLineChars="200"/>
              <w:jc w:val="left"/>
              <w:textAlignment w:val="auto"/>
              <w:rPr>
                <w:rFonts w:hint="eastAsia" w:ascii="楷体" w:hAnsi="楷体" w:eastAsia="楷体" w:cs="楷体"/>
                <w:snapToGrid w:val="0"/>
                <w:color w:val="000000"/>
                <w:spacing w:val="-1"/>
                <w:kern w:val="0"/>
                <w:sz w:val="36"/>
                <w:szCs w:val="36"/>
                <w:lang w:val="en-US" w:eastAsia="en-US" w:bidi="ar-SA"/>
              </w:rPr>
            </w:pPr>
            <w:r>
              <w:rPr>
                <w:rFonts w:hint="eastAsia" w:ascii="楷体" w:hAnsi="楷体" w:eastAsia="楷体" w:cs="楷体"/>
                <w:b/>
                <w:bCs/>
                <w:i w:val="0"/>
                <w:strike w:val="0"/>
                <w:color w:val="auto"/>
                <w:sz w:val="36"/>
                <w:szCs w:val="36"/>
                <w:u w:val="none"/>
              </w:rPr>
              <w:t>优化与完善阶段</w:t>
            </w:r>
            <w:r>
              <w:rPr>
                <w:rFonts w:hint="eastAsia" w:ascii="楷体" w:hAnsi="楷体" w:eastAsia="楷体" w:cs="楷体"/>
                <w:b w:val="0"/>
                <w:i w:val="0"/>
                <w:strike w:val="0"/>
                <w:color w:val="auto"/>
                <w:sz w:val="36"/>
                <w:szCs w:val="36"/>
                <w:u w:val="none"/>
              </w:rPr>
              <w:t>：</w:t>
            </w:r>
            <w:r>
              <w:rPr>
                <w:rFonts w:hint="eastAsia" w:ascii="楷体" w:hAnsi="楷体" w:eastAsia="楷体" w:cs="楷体"/>
                <w:snapToGrid w:val="0"/>
                <w:color w:val="000000"/>
                <w:spacing w:val="-1"/>
                <w:kern w:val="0"/>
                <w:sz w:val="36"/>
                <w:szCs w:val="36"/>
                <w:lang w:val="en-US" w:eastAsia="en-US" w:bidi="ar-SA"/>
              </w:rPr>
              <w:t xml:space="preserve">邀请高校美育教师以及不同层次的学生对工具进行试用，广泛收集他们的反馈意见。基于这些反馈，对 AR 渲染效果、扫描响应速度、美育内容呈现形式、空间音频体验等多个方面进行优化与完善，保障 WebAR 在手机浏览器流畅加载 12 人交响乐团场景。 </w:t>
            </w:r>
          </w:p>
          <w:p w14:paraId="7E9B7733">
            <w:pPr>
              <w:pStyle w:val="2"/>
              <w:keepNext/>
              <w:keepLines/>
              <w:pageBreakBefore w:val="0"/>
              <w:widowControl w:val="0"/>
              <w:kinsoku/>
              <w:wordWrap/>
              <w:overflowPunct/>
              <w:topLinePunct w:val="0"/>
              <w:autoSpaceDE/>
              <w:autoSpaceDN/>
              <w:bidi w:val="0"/>
              <w:adjustRightInd/>
              <w:snapToGrid/>
              <w:spacing w:line="400" w:lineRule="atLeast"/>
              <w:ind w:firstLine="700" w:firstLineChars="200"/>
              <w:textAlignment w:val="auto"/>
              <w:rPr>
                <w:rFonts w:hint="eastAsia" w:ascii="楷体" w:hAnsi="楷体" w:eastAsia="楷体" w:cs="楷体"/>
                <w:b/>
                <w:bCs/>
                <w:i w:val="0"/>
                <w:strike w:val="0"/>
                <w:color w:val="auto"/>
                <w:kern w:val="44"/>
                <w:sz w:val="36"/>
                <w:szCs w:val="36"/>
                <w:u w:val="none"/>
                <w:lang w:val="en-US" w:eastAsia="zh-CN" w:bidi="ar-SA"/>
              </w:rPr>
            </w:pPr>
            <w:r>
              <w:rPr>
                <w:rFonts w:ascii="Wingdings" w:hAnsi="Wingdings" w:eastAsia="Wingdings" w:cs="Wingdings"/>
                <w:b/>
                <w:bCs/>
                <w:spacing w:val="-5"/>
                <w:sz w:val="36"/>
                <w:szCs w:val="36"/>
              </w:rPr>
              <w:t>n</w:t>
            </w:r>
            <w:r>
              <w:rPr>
                <w:rFonts w:ascii="Wingdings" w:hAnsi="Wingdings" w:eastAsia="Wingdings" w:cs="Wingdings"/>
                <w:b/>
                <w:bCs/>
                <w:spacing w:val="-198"/>
                <w:sz w:val="36"/>
                <w:szCs w:val="36"/>
              </w:rPr>
              <w:t xml:space="preserve"> </w:t>
            </w:r>
            <w:r>
              <w:rPr>
                <w:rFonts w:hint="eastAsia" w:ascii="楷体" w:hAnsi="楷体" w:eastAsia="楷体" w:cs="楷体"/>
                <w:b/>
                <w:bCs/>
                <w:i w:val="0"/>
                <w:strike w:val="0"/>
                <w:color w:val="auto"/>
                <w:kern w:val="44"/>
                <w:sz w:val="36"/>
                <w:szCs w:val="36"/>
                <w:u w:val="none"/>
                <w:lang w:val="en-US" w:eastAsia="zh-CN" w:bidi="ar-SA"/>
              </w:rPr>
              <w:t xml:space="preserve">研究过程中需要解决的主要问题： </w:t>
            </w:r>
          </w:p>
          <w:p w14:paraId="64B24A4D">
            <w:pPr>
              <w:pStyle w:val="2"/>
              <w:keepNext/>
              <w:keepLines/>
              <w:pageBreakBefore w:val="0"/>
              <w:widowControl w:val="0"/>
              <w:kinsoku/>
              <w:wordWrap/>
              <w:overflowPunct/>
              <w:topLinePunct w:val="0"/>
              <w:autoSpaceDE/>
              <w:autoSpaceDN/>
              <w:bidi w:val="0"/>
              <w:adjustRightInd/>
              <w:snapToGrid/>
              <w:spacing w:line="400" w:lineRule="atLeast"/>
              <w:ind w:firstLine="720" w:firstLineChars="200"/>
              <w:textAlignment w:val="auto"/>
              <w:rPr>
                <w:rFonts w:hint="eastAsia" w:ascii="楷体" w:hAnsi="楷体" w:eastAsia="楷体" w:cs="楷体"/>
                <w:b w:val="0"/>
                <w:i w:val="0"/>
                <w:strike w:val="0"/>
                <w:color w:val="auto"/>
                <w:kern w:val="44"/>
                <w:sz w:val="36"/>
                <w:szCs w:val="36"/>
                <w:u w:val="none"/>
                <w:lang w:val="en-US" w:eastAsia="zh-CN" w:bidi="ar-SA"/>
              </w:rPr>
            </w:pPr>
            <w:r>
              <w:rPr>
                <w:rFonts w:hint="eastAsia" w:ascii="楷体" w:hAnsi="楷体" w:eastAsia="楷体" w:cs="楷体"/>
                <w:b w:val="0"/>
                <w:i w:val="0"/>
                <w:strike w:val="0"/>
                <w:color w:val="auto"/>
                <w:kern w:val="44"/>
                <w:sz w:val="36"/>
                <w:szCs w:val="36"/>
                <w:u w:val="none"/>
                <w:lang w:val="en-US" w:eastAsia="zh-CN" w:bidi="ar-SA"/>
              </w:rPr>
              <w:t>本项目紧扣高校 “美育浸润” 行动计划要求，旨在通过 “数字技术 + 实体载体” 的双向驱动，系统性解决大学生美育过程中感知深度不足、互动范式单一等瓶颈，实现从 “被动接受” 向 “沉浸体验” 的转化，具体解决以下问题：</w:t>
            </w:r>
          </w:p>
          <w:p w14:paraId="09BCCCB2">
            <w:pPr>
              <w:pStyle w:val="2"/>
              <w:keepNext/>
              <w:keepLines/>
              <w:pageBreakBefore w:val="0"/>
              <w:widowControl w:val="0"/>
              <w:numPr>
                <w:ilvl w:val="0"/>
                <w:numId w:val="0"/>
              </w:numPr>
              <w:kinsoku/>
              <w:wordWrap/>
              <w:overflowPunct/>
              <w:topLinePunct w:val="0"/>
              <w:autoSpaceDE/>
              <w:autoSpaceDN/>
              <w:bidi w:val="0"/>
              <w:adjustRightInd/>
              <w:snapToGrid/>
              <w:spacing w:line="400" w:lineRule="atLeast"/>
              <w:ind w:left="0" w:leftChars="0" w:firstLine="723" w:firstLineChars="200"/>
              <w:textAlignment w:val="auto"/>
              <w:rPr>
                <w:rFonts w:hint="eastAsia" w:ascii="楷体" w:hAnsi="楷体" w:eastAsia="楷体" w:cs="楷体"/>
                <w:snapToGrid w:val="0"/>
                <w:color w:val="000000"/>
                <w:spacing w:val="-1"/>
                <w:kern w:val="0"/>
                <w:sz w:val="36"/>
                <w:szCs w:val="36"/>
                <w:lang w:val="en-US" w:eastAsia="zh-CN" w:bidi="ar-SA"/>
              </w:rPr>
            </w:pPr>
            <w:r>
              <w:rPr>
                <w:rFonts w:hint="eastAsia" w:ascii="楷体" w:hAnsi="楷体" w:eastAsia="楷体" w:cs="楷体"/>
                <w:b/>
                <w:bCs/>
                <w:i w:val="0"/>
                <w:strike w:val="0"/>
                <w:color w:val="auto"/>
                <w:kern w:val="44"/>
                <w:sz w:val="36"/>
                <w:szCs w:val="36"/>
                <w:u w:val="none"/>
                <w:lang w:val="en-US" w:eastAsia="zh-CN" w:bidi="ar-SA"/>
              </w:rPr>
              <w:t>攻克技术瓶颈：</w:t>
            </w:r>
            <w:r>
              <w:rPr>
                <w:rFonts w:hint="eastAsia" w:ascii="楷体" w:hAnsi="楷体" w:eastAsia="楷体" w:cs="楷体"/>
                <w:snapToGrid w:val="0"/>
                <w:color w:val="000000"/>
                <w:spacing w:val="-1"/>
                <w:kern w:val="0"/>
                <w:sz w:val="36"/>
                <w:szCs w:val="36"/>
                <w:lang w:val="en-US" w:eastAsia="zh-CN" w:bidi="ar-SA"/>
              </w:rPr>
              <w:t xml:space="preserve">实现 “NFC 触发 - AR 场景加载” 无缝衔接（响应时间≤1.5 秒），探索弱光环境下 AR 识别技术，提升复杂场景识别成功率；通过模型轻量化（拓扑重构、纹理压缩、LOD 技术）、WebAR 视觉优化（材质 / 光照 / 阴影调整）及空间音频联动开发，保障手机端 12 人乐团场景流畅加载、音画同步沉浸，避免卡顿或崩溃，填补国内 AR 美育工具 “重视觉轻听觉” 的空白。 </w:t>
            </w:r>
          </w:p>
          <w:p w14:paraId="306D7497">
            <w:pPr>
              <w:pStyle w:val="2"/>
              <w:keepNext/>
              <w:keepLines/>
              <w:pageBreakBefore w:val="0"/>
              <w:widowControl w:val="0"/>
              <w:numPr>
                <w:ilvl w:val="0"/>
                <w:numId w:val="0"/>
              </w:numPr>
              <w:kinsoku/>
              <w:wordWrap/>
              <w:overflowPunct/>
              <w:topLinePunct w:val="0"/>
              <w:autoSpaceDE/>
              <w:autoSpaceDN/>
              <w:bidi w:val="0"/>
              <w:adjustRightInd/>
              <w:snapToGrid/>
              <w:spacing w:line="400" w:lineRule="atLeast"/>
              <w:ind w:left="0" w:leftChars="0" w:firstLine="723" w:firstLineChars="200"/>
              <w:textAlignment w:val="auto"/>
              <w:rPr>
                <w:rFonts w:hint="eastAsia" w:ascii="楷体" w:hAnsi="楷体" w:eastAsia="楷体" w:cs="楷体"/>
                <w:snapToGrid w:val="0"/>
                <w:color w:val="000000"/>
                <w:spacing w:val="-1"/>
                <w:kern w:val="0"/>
                <w:sz w:val="36"/>
                <w:szCs w:val="36"/>
                <w:lang w:val="en-US" w:eastAsia="zh-CN" w:bidi="ar-SA"/>
              </w:rPr>
            </w:pPr>
            <w:r>
              <w:rPr>
                <w:rFonts w:hint="eastAsia" w:ascii="楷体" w:hAnsi="楷体" w:eastAsia="楷体" w:cs="楷体"/>
                <w:b/>
                <w:bCs/>
                <w:i w:val="0"/>
                <w:strike w:val="0"/>
                <w:color w:val="auto"/>
                <w:kern w:val="44"/>
                <w:sz w:val="36"/>
                <w:szCs w:val="36"/>
                <w:u w:val="none"/>
                <w:lang w:val="en-US" w:eastAsia="zh-CN" w:bidi="ar-SA"/>
              </w:rPr>
              <w:t>优化内容体系：</w:t>
            </w:r>
            <w:r>
              <w:rPr>
                <w:rFonts w:hint="eastAsia" w:ascii="楷体" w:hAnsi="楷体" w:eastAsia="楷体" w:cs="楷体"/>
                <w:snapToGrid w:val="0"/>
                <w:color w:val="000000"/>
                <w:spacing w:val="-1"/>
                <w:kern w:val="0"/>
                <w:sz w:val="36"/>
                <w:szCs w:val="36"/>
                <w:lang w:val="en-US" w:eastAsia="zh-CN" w:bidi="ar-SA"/>
              </w:rPr>
              <w:t>构建完善的美育内容分层体系，借助 “点击乐手显乐理” 的可视化交互演示，依据用户不同认知水平提供适配的乐理知识、音乐家故事等内容，平衡古典音乐美育的专业性与趣味性。</w:t>
            </w:r>
          </w:p>
          <w:p w14:paraId="0A1148FF">
            <w:pPr>
              <w:pStyle w:val="2"/>
              <w:keepNext/>
              <w:keepLines/>
              <w:pageBreakBefore w:val="0"/>
              <w:widowControl w:val="0"/>
              <w:numPr>
                <w:ilvl w:val="0"/>
                <w:numId w:val="0"/>
              </w:numPr>
              <w:kinsoku/>
              <w:wordWrap/>
              <w:overflowPunct/>
              <w:topLinePunct w:val="0"/>
              <w:autoSpaceDE/>
              <w:autoSpaceDN/>
              <w:bidi w:val="0"/>
              <w:adjustRightInd/>
              <w:snapToGrid/>
              <w:spacing w:line="400" w:lineRule="atLeast"/>
              <w:ind w:left="0" w:leftChars="0" w:firstLine="723" w:firstLineChars="200"/>
              <w:textAlignment w:val="auto"/>
              <w:rPr>
                <w:rFonts w:hint="eastAsia" w:ascii="楷体" w:hAnsi="楷体" w:eastAsia="楷体" w:cs="楷体"/>
                <w:snapToGrid w:val="0"/>
                <w:color w:val="000000"/>
                <w:spacing w:val="-1"/>
                <w:kern w:val="0"/>
                <w:sz w:val="36"/>
                <w:szCs w:val="36"/>
                <w:lang w:val="en-US" w:eastAsia="zh-CN" w:bidi="ar-SA"/>
              </w:rPr>
            </w:pPr>
            <w:r>
              <w:rPr>
                <w:rFonts w:hint="eastAsia" w:ascii="楷体" w:hAnsi="楷体" w:eastAsia="楷体" w:cs="楷体"/>
                <w:b/>
                <w:bCs/>
                <w:i w:val="0"/>
                <w:strike w:val="0"/>
                <w:color w:val="auto"/>
                <w:kern w:val="44"/>
                <w:sz w:val="36"/>
                <w:szCs w:val="36"/>
                <w:u w:val="none"/>
                <w:lang w:val="en-US" w:eastAsia="zh-CN" w:bidi="ar-SA"/>
              </w:rPr>
              <w:t>创新互动模式：</w:t>
            </w:r>
            <w:r>
              <w:rPr>
                <w:rFonts w:hint="eastAsia" w:ascii="楷体" w:hAnsi="楷体" w:eastAsia="楷体" w:cs="楷体"/>
                <w:snapToGrid w:val="0"/>
                <w:color w:val="000000"/>
                <w:spacing w:val="-1"/>
                <w:kern w:val="0"/>
                <w:sz w:val="36"/>
                <w:szCs w:val="36"/>
                <w:lang w:val="en-US" w:eastAsia="zh-CN" w:bidi="ar-SA"/>
              </w:rPr>
              <w:t xml:space="preserve">打破传统音乐美育单向授课模式，通过实体载体与 AR 技术结合的 “音画联动” 互动形式，让学生从 “被动听” 转变为 “主动参与”，深度沉浸在古典音乐文化中。 </w:t>
            </w:r>
          </w:p>
          <w:p w14:paraId="1F4FFE12">
            <w:pPr>
              <w:pStyle w:val="2"/>
              <w:keepNext/>
              <w:keepLines/>
              <w:pageBreakBefore w:val="0"/>
              <w:widowControl w:val="0"/>
              <w:numPr>
                <w:ilvl w:val="0"/>
                <w:numId w:val="0"/>
              </w:numPr>
              <w:kinsoku/>
              <w:wordWrap/>
              <w:overflowPunct/>
              <w:topLinePunct w:val="0"/>
              <w:autoSpaceDE/>
              <w:autoSpaceDN/>
              <w:bidi w:val="0"/>
              <w:adjustRightInd/>
              <w:snapToGrid/>
              <w:spacing w:line="400" w:lineRule="atLeast"/>
              <w:ind w:left="0" w:leftChars="0" w:firstLine="723" w:firstLineChars="200"/>
              <w:textAlignment w:val="auto"/>
              <w:rPr>
                <w:rFonts w:hint="eastAsia" w:ascii="楷体" w:hAnsi="楷体" w:eastAsia="楷体" w:cs="楷体"/>
                <w:snapToGrid w:val="0"/>
                <w:color w:val="000000"/>
                <w:spacing w:val="-1"/>
                <w:kern w:val="0"/>
                <w:sz w:val="36"/>
                <w:szCs w:val="36"/>
                <w:lang w:val="en-US" w:eastAsia="zh-CN" w:bidi="ar-SA"/>
              </w:rPr>
            </w:pPr>
            <w:r>
              <w:rPr>
                <w:rFonts w:hint="eastAsia" w:ascii="楷体" w:hAnsi="楷体" w:eastAsia="楷体" w:cs="楷体"/>
                <w:b/>
                <w:bCs/>
                <w:i w:val="0"/>
                <w:strike w:val="0"/>
                <w:color w:val="auto"/>
                <w:kern w:val="44"/>
                <w:sz w:val="36"/>
                <w:szCs w:val="36"/>
                <w:u w:val="none"/>
                <w:lang w:val="en-US" w:eastAsia="zh-CN" w:bidi="ar-SA"/>
              </w:rPr>
              <w:t>降低使用门槛</w:t>
            </w:r>
            <w:r>
              <w:rPr>
                <w:rFonts w:hint="eastAsia" w:ascii="楷体" w:hAnsi="楷体" w:eastAsia="楷体" w:cs="楷体"/>
                <w:b w:val="0"/>
                <w:i w:val="0"/>
                <w:strike w:val="0"/>
                <w:color w:val="auto"/>
                <w:kern w:val="44"/>
                <w:sz w:val="36"/>
                <w:szCs w:val="36"/>
                <w:u w:val="none"/>
                <w:lang w:val="en-US" w:eastAsia="zh-CN" w:bidi="ar-SA"/>
              </w:rPr>
              <w:t>：</w:t>
            </w:r>
            <w:r>
              <w:rPr>
                <w:rFonts w:hint="eastAsia" w:ascii="楷体" w:hAnsi="楷体" w:eastAsia="楷体" w:cs="楷体"/>
                <w:snapToGrid w:val="0"/>
                <w:color w:val="000000"/>
                <w:spacing w:val="-1"/>
                <w:kern w:val="0"/>
                <w:sz w:val="36"/>
                <w:szCs w:val="36"/>
                <w:lang w:val="en-US" w:eastAsia="zh-CN" w:bidi="ar-SA"/>
              </w:rPr>
              <w:t>采用轻量化部署方案，无需安装专用 APP，通过微信等常用工具即可完成交互，兼顾不同操作水平用户需求，提升工具在高校美育场景中的推广适用性。</w:t>
            </w:r>
          </w:p>
          <w:p w14:paraId="48E70ECF">
            <w:pPr>
              <w:pStyle w:val="5"/>
              <w:numPr>
                <w:ilvl w:val="0"/>
                <w:numId w:val="0"/>
              </w:numPr>
              <w:ind w:left="616" w:leftChars="0"/>
              <w:rPr>
                <w:rFonts w:hint="eastAsia" w:ascii="楷体" w:hAnsi="楷体" w:eastAsia="楷体" w:cs="楷体"/>
                <w:i w:val="0"/>
                <w:color w:val="1F2329"/>
              </w:rPr>
            </w:pPr>
            <w:r>
              <w:rPr>
                <w:rFonts w:hint="eastAsia" w:ascii="楷体" w:hAnsi="楷体" w:eastAsia="楷体" w:cs="楷体"/>
              </w:rPr>
              <w:drawing>
                <wp:inline distT="0" distB="0" distL="114300" distR="114300">
                  <wp:extent cx="7441565" cy="10930255"/>
                  <wp:effectExtent l="0" t="0" r="1079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441565" cy="10930255"/>
                          </a:xfrm>
                          <a:prstGeom prst="rect">
                            <a:avLst/>
                          </a:prstGeom>
                          <a:noFill/>
                          <a:ln>
                            <a:noFill/>
                          </a:ln>
                        </pic:spPr>
                      </pic:pic>
                    </a:graphicData>
                  </a:graphic>
                </wp:inline>
              </w:drawing>
            </w:r>
          </w:p>
          <w:p w14:paraId="41BAB789">
            <w:pPr>
              <w:widowControl/>
              <w:wordWrap w:val="0"/>
              <w:jc w:val="left"/>
              <w:rPr>
                <w:rFonts w:hint="eastAsia" w:ascii="楷体" w:hAnsi="楷体" w:eastAsia="楷体" w:cs="楷体"/>
                <w:color w:val="000000"/>
                <w:kern w:val="0"/>
                <w:sz w:val="23"/>
                <w:szCs w:val="23"/>
              </w:rPr>
            </w:pPr>
          </w:p>
        </w:tc>
      </w:tr>
      <w:tr w14:paraId="41CF92E9">
        <w:tblPrEx>
          <w:tblCellMar>
            <w:top w:w="15" w:type="dxa"/>
            <w:left w:w="15" w:type="dxa"/>
            <w:bottom w:w="15" w:type="dxa"/>
            <w:right w:w="15" w:type="dxa"/>
          </w:tblCellMar>
        </w:tblPrEx>
        <w:trPr>
          <w:trHeight w:val="450" w:hRule="atLeast"/>
          <w:jc w:val="center"/>
        </w:trPr>
        <w:tc>
          <w:tcPr>
            <w:tcW w:w="12249" w:type="dxa"/>
            <w:gridSpan w:val="8"/>
            <w:tcBorders>
              <w:top w:val="single" w:color="808080" w:sz="6" w:space="0"/>
              <w:left w:val="single" w:color="808080" w:sz="6" w:space="0"/>
              <w:bottom w:val="single" w:color="808080" w:sz="6" w:space="0"/>
              <w:right w:val="single" w:color="808080" w:sz="6" w:space="0"/>
            </w:tcBorders>
            <w:vAlign w:val="center"/>
          </w:tcPr>
          <w:p w14:paraId="695A21CD">
            <w:pPr>
              <w:widowControl/>
              <w:wordWrap w:val="0"/>
              <w:jc w:val="left"/>
              <w:rPr>
                <w:rFonts w:hint="eastAsia" w:ascii="楷体" w:hAnsi="楷体" w:eastAsia="楷体" w:cs="楷体"/>
                <w:color w:val="000000"/>
                <w:kern w:val="0"/>
                <w:sz w:val="23"/>
                <w:szCs w:val="23"/>
              </w:rPr>
            </w:pPr>
            <w:r>
              <w:rPr>
                <w:rFonts w:hint="eastAsia" w:ascii="楷体" w:hAnsi="楷体" w:eastAsia="楷体" w:cs="楷体"/>
                <w:b/>
                <w:bCs/>
                <w:color w:val="000000"/>
                <w:kern w:val="0"/>
                <w:sz w:val="52"/>
                <w:szCs w:val="52"/>
              </w:rPr>
              <w:t>六、项目创新及特色</w:t>
            </w:r>
          </w:p>
        </w:tc>
      </w:tr>
      <w:tr w14:paraId="687DFD70">
        <w:tblPrEx>
          <w:tblCellMar>
            <w:top w:w="15" w:type="dxa"/>
            <w:left w:w="15" w:type="dxa"/>
            <w:bottom w:w="15" w:type="dxa"/>
            <w:right w:w="15" w:type="dxa"/>
          </w:tblCellMar>
        </w:tblPrEx>
        <w:trPr>
          <w:trHeight w:val="450" w:hRule="atLeast"/>
          <w:jc w:val="center"/>
        </w:trPr>
        <w:tc>
          <w:tcPr>
            <w:tcW w:w="12249"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p w14:paraId="0960347E">
            <w:pPr>
              <w:keepNext w:val="0"/>
              <w:keepLines w:val="0"/>
              <w:pageBreakBefore w:val="0"/>
              <w:widowControl/>
              <w:kinsoku w:val="0"/>
              <w:wordWrap/>
              <w:overflowPunct/>
              <w:topLinePunct w:val="0"/>
              <w:autoSpaceDE/>
              <w:autoSpaceDN/>
              <w:bidi w:val="0"/>
              <w:adjustRightInd w:val="0"/>
              <w:snapToGrid w:val="0"/>
              <w:spacing w:before="287" w:after="0" w:line="400" w:lineRule="atLeast"/>
              <w:ind w:left="0" w:firstLine="715" w:firstLineChars="200"/>
              <w:jc w:val="left"/>
              <w:textAlignment w:val="baseline"/>
              <w:rPr>
                <w:rFonts w:hint="eastAsia" w:ascii="楷体" w:hAnsi="楷体" w:eastAsia="楷体" w:cs="楷体"/>
                <w:b/>
                <w:bCs/>
                <w:snapToGrid w:val="0"/>
                <w:color w:val="000000"/>
                <w:spacing w:val="-2"/>
                <w:kern w:val="0"/>
                <w:sz w:val="36"/>
                <w:szCs w:val="36"/>
                <w:lang w:eastAsia="en-US"/>
              </w:rPr>
            </w:pPr>
            <w:r>
              <w:rPr>
                <w:rFonts w:hint="eastAsia" w:ascii="楷体" w:hAnsi="楷体" w:eastAsia="楷体" w:cs="楷体"/>
                <w:b/>
                <w:bCs/>
                <w:snapToGrid w:val="0"/>
                <w:color w:val="000000"/>
                <w:spacing w:val="-2"/>
                <w:kern w:val="0"/>
                <w:sz w:val="36"/>
                <w:szCs w:val="36"/>
                <w:lang w:val="en-US" w:eastAsia="zh-CN"/>
              </w:rPr>
              <w:t>1.形式</w:t>
            </w:r>
            <w:r>
              <w:rPr>
                <w:rFonts w:hint="eastAsia" w:ascii="楷体" w:hAnsi="楷体" w:eastAsia="楷体" w:cs="楷体"/>
                <w:b/>
                <w:bCs/>
                <w:snapToGrid w:val="0"/>
                <w:color w:val="000000"/>
                <w:spacing w:val="-2"/>
                <w:kern w:val="0"/>
                <w:sz w:val="36"/>
                <w:szCs w:val="36"/>
                <w:lang w:eastAsia="en-US"/>
              </w:rPr>
              <w:t>创新：轻量化无门槛，实现即时沉浸体验</w:t>
            </w:r>
          </w:p>
          <w:p w14:paraId="0E34C56A">
            <w:pPr>
              <w:keepNext w:val="0"/>
              <w:keepLines w:val="0"/>
              <w:pageBreakBefore w:val="0"/>
              <w:widowControl/>
              <w:kinsoku w:val="0"/>
              <w:wordWrap/>
              <w:overflowPunct/>
              <w:topLinePunct w:val="0"/>
              <w:autoSpaceDE/>
              <w:autoSpaceDN/>
              <w:bidi w:val="0"/>
              <w:adjustRightInd w:val="0"/>
              <w:snapToGrid w:val="0"/>
              <w:spacing w:before="287" w:after="0" w:line="400" w:lineRule="atLeast"/>
              <w:ind w:left="0" w:firstLine="712" w:firstLineChars="200"/>
              <w:jc w:val="left"/>
              <w:textAlignment w:val="baseline"/>
              <w:rPr>
                <w:rFonts w:hint="eastAsia" w:ascii="楷体" w:hAnsi="楷体" w:eastAsia="楷体" w:cs="楷体"/>
                <w:b w:val="0"/>
                <w:bCs w:val="0"/>
                <w:snapToGrid w:val="0"/>
                <w:color w:val="000000"/>
                <w:spacing w:val="-2"/>
                <w:kern w:val="0"/>
                <w:sz w:val="36"/>
                <w:szCs w:val="36"/>
                <w:lang w:eastAsia="en-US"/>
              </w:rPr>
            </w:pPr>
            <w:r>
              <w:rPr>
                <w:rFonts w:hint="eastAsia" w:ascii="楷体" w:hAnsi="楷体" w:eastAsia="楷体" w:cs="楷体"/>
                <w:b w:val="0"/>
                <w:bCs w:val="0"/>
                <w:snapToGrid w:val="0"/>
                <w:color w:val="000000"/>
                <w:spacing w:val="-2"/>
                <w:kern w:val="0"/>
                <w:sz w:val="36"/>
                <w:szCs w:val="36"/>
                <w:lang w:eastAsia="en-US"/>
              </w:rPr>
              <w:t>首创“NFC实体文创+WebAR扫描”的轻量化交互</w:t>
            </w:r>
            <w:r>
              <w:rPr>
                <w:rFonts w:hint="eastAsia" w:ascii="楷体" w:hAnsi="楷体" w:eastAsia="楷体" w:cs="楷体"/>
                <w:b w:val="0"/>
                <w:bCs w:val="0"/>
                <w:snapToGrid w:val="0"/>
                <w:color w:val="000000"/>
                <w:spacing w:val="-2"/>
                <w:kern w:val="0"/>
                <w:sz w:val="36"/>
                <w:szCs w:val="36"/>
                <w:lang w:val="en-US" w:eastAsia="zh-CN"/>
              </w:rPr>
              <w:t>形式</w:t>
            </w:r>
            <w:r>
              <w:rPr>
                <w:rFonts w:hint="eastAsia" w:ascii="楷体" w:hAnsi="楷体" w:eastAsia="楷体" w:cs="楷体"/>
                <w:b w:val="0"/>
                <w:bCs w:val="0"/>
                <w:snapToGrid w:val="0"/>
                <w:color w:val="000000"/>
                <w:spacing w:val="-2"/>
                <w:kern w:val="0"/>
                <w:sz w:val="36"/>
                <w:szCs w:val="36"/>
                <w:lang w:eastAsia="en-US"/>
              </w:rPr>
              <w:t>，无需安装专用APP，通过微信等常用工具即可触发AR全息音乐会。构建“收藏文创-扫码触发-沉浸体验”的无缝闭环，响应时间≤1.5秒，彻底打破传统美育工具的设备限制与操作门槛，让古典音乐美育随时随地可触达。</w:t>
            </w:r>
          </w:p>
          <w:p w14:paraId="73EBA825">
            <w:pPr>
              <w:keepNext w:val="0"/>
              <w:keepLines w:val="0"/>
              <w:pageBreakBefore w:val="0"/>
              <w:widowControl/>
              <w:kinsoku w:val="0"/>
              <w:wordWrap/>
              <w:overflowPunct/>
              <w:topLinePunct w:val="0"/>
              <w:autoSpaceDE/>
              <w:autoSpaceDN/>
              <w:bidi w:val="0"/>
              <w:adjustRightInd w:val="0"/>
              <w:snapToGrid w:val="0"/>
              <w:spacing w:before="287" w:after="0" w:line="400" w:lineRule="atLeast"/>
              <w:ind w:left="0" w:firstLine="715" w:firstLineChars="200"/>
              <w:jc w:val="left"/>
              <w:textAlignment w:val="baseline"/>
              <w:rPr>
                <w:rFonts w:hint="eastAsia" w:ascii="楷体" w:hAnsi="楷体" w:eastAsia="楷体" w:cs="楷体"/>
                <w:b/>
                <w:bCs/>
                <w:snapToGrid w:val="0"/>
                <w:color w:val="000000"/>
                <w:spacing w:val="-2"/>
                <w:kern w:val="0"/>
                <w:sz w:val="36"/>
                <w:szCs w:val="36"/>
                <w:lang w:eastAsia="en-US"/>
              </w:rPr>
            </w:pPr>
            <w:r>
              <w:rPr>
                <w:rFonts w:hint="eastAsia" w:ascii="楷体" w:hAnsi="楷体" w:eastAsia="楷体" w:cs="楷体"/>
                <w:b/>
                <w:bCs/>
                <w:snapToGrid w:val="0"/>
                <w:color w:val="000000"/>
                <w:spacing w:val="-2"/>
                <w:kern w:val="0"/>
                <w:sz w:val="36"/>
                <w:szCs w:val="36"/>
                <w:lang w:val="en-US" w:eastAsia="zh-CN"/>
              </w:rPr>
              <w:t>2.</w:t>
            </w:r>
            <w:r>
              <w:rPr>
                <w:rFonts w:hint="eastAsia" w:ascii="楷体" w:hAnsi="楷体" w:eastAsia="楷体" w:cs="楷体"/>
                <w:b/>
                <w:bCs/>
                <w:snapToGrid w:val="0"/>
                <w:color w:val="000000"/>
                <w:spacing w:val="-2"/>
                <w:kern w:val="0"/>
                <w:sz w:val="36"/>
                <w:szCs w:val="36"/>
                <w:lang w:eastAsia="en-US"/>
              </w:rPr>
              <w:t xml:space="preserve">内容创新：校园IP赋能，强化情感共鸣 </w:t>
            </w:r>
          </w:p>
          <w:p w14:paraId="540F55BC">
            <w:pPr>
              <w:keepNext w:val="0"/>
              <w:keepLines w:val="0"/>
              <w:pageBreakBefore w:val="0"/>
              <w:widowControl/>
              <w:kinsoku w:val="0"/>
              <w:wordWrap/>
              <w:overflowPunct/>
              <w:topLinePunct w:val="0"/>
              <w:autoSpaceDE/>
              <w:autoSpaceDN/>
              <w:bidi w:val="0"/>
              <w:adjustRightInd w:val="0"/>
              <w:snapToGrid w:val="0"/>
              <w:spacing w:before="287" w:after="0" w:line="400" w:lineRule="atLeast"/>
              <w:ind w:left="0" w:firstLine="712" w:firstLineChars="200"/>
              <w:jc w:val="left"/>
              <w:textAlignment w:val="baseline"/>
              <w:rPr>
                <w:rFonts w:hint="eastAsia" w:ascii="楷体" w:hAnsi="楷体" w:eastAsia="楷体" w:cs="楷体"/>
                <w:b w:val="0"/>
                <w:bCs w:val="0"/>
                <w:snapToGrid w:val="0"/>
                <w:color w:val="000000"/>
                <w:spacing w:val="-2"/>
                <w:kern w:val="0"/>
                <w:sz w:val="36"/>
                <w:szCs w:val="36"/>
                <w:lang w:eastAsia="en-US"/>
              </w:rPr>
            </w:pPr>
            <w:r>
              <w:rPr>
                <w:rFonts w:hint="eastAsia" w:ascii="楷体" w:hAnsi="楷体" w:eastAsia="楷体" w:cs="楷体"/>
                <w:b w:val="0"/>
                <w:bCs w:val="0"/>
                <w:snapToGrid w:val="0"/>
                <w:color w:val="000000"/>
                <w:spacing w:val="-2"/>
                <w:kern w:val="0"/>
                <w:sz w:val="36"/>
                <w:szCs w:val="36"/>
                <w:lang w:eastAsia="en-US"/>
              </w:rPr>
              <w:t>以华中大艺术学院真实音乐会为原型，1:1还原演奏细节与舞台效果，构建“专业场景+校园地标”双内容矩阵。保留排练厅、武汉琴台音乐厅等专业场景，叠加光谷体育馆、青年园等乐团实际演出地标，通过AR技术1:1还原场地风貌。用户扫码即可“重返”演出现场，实现美育与校园文化双向赋能；同步搭建涵盖完整演出、技法解析、作曲家故事的分层内容体系，兼顾娱乐与知识传递，强化学生身份认同与情感联结，打造专属华中大的美育IP。</w:t>
            </w:r>
          </w:p>
          <w:p w14:paraId="21514B41">
            <w:pPr>
              <w:keepNext w:val="0"/>
              <w:keepLines w:val="0"/>
              <w:pageBreakBefore w:val="0"/>
              <w:widowControl/>
              <w:kinsoku w:val="0"/>
              <w:wordWrap/>
              <w:overflowPunct/>
              <w:topLinePunct w:val="0"/>
              <w:autoSpaceDE/>
              <w:autoSpaceDN/>
              <w:bidi w:val="0"/>
              <w:adjustRightInd w:val="0"/>
              <w:snapToGrid w:val="0"/>
              <w:spacing w:before="287" w:after="0" w:line="400" w:lineRule="atLeast"/>
              <w:ind w:left="0" w:firstLine="715" w:firstLineChars="200"/>
              <w:jc w:val="left"/>
              <w:textAlignment w:val="baseline"/>
              <w:rPr>
                <w:rFonts w:hint="eastAsia" w:ascii="楷体" w:hAnsi="楷体" w:eastAsia="楷体" w:cs="楷体"/>
                <w:b/>
                <w:bCs/>
                <w:snapToGrid w:val="0"/>
                <w:color w:val="000000"/>
                <w:spacing w:val="-2"/>
                <w:kern w:val="0"/>
                <w:sz w:val="36"/>
                <w:szCs w:val="36"/>
                <w:lang w:eastAsia="en-US"/>
              </w:rPr>
            </w:pPr>
            <w:r>
              <w:rPr>
                <w:rFonts w:hint="eastAsia" w:ascii="楷体" w:hAnsi="楷体" w:eastAsia="楷体" w:cs="楷体"/>
                <w:b/>
                <w:bCs/>
                <w:snapToGrid w:val="0"/>
                <w:color w:val="000000"/>
                <w:spacing w:val="-2"/>
                <w:kern w:val="0"/>
                <w:sz w:val="36"/>
                <w:szCs w:val="36"/>
                <w:lang w:val="en-US" w:eastAsia="zh-CN"/>
              </w:rPr>
              <w:t>3.</w:t>
            </w:r>
            <w:r>
              <w:rPr>
                <w:rFonts w:hint="eastAsia" w:ascii="楷体" w:hAnsi="楷体" w:eastAsia="楷体" w:cs="楷体"/>
                <w:b/>
                <w:bCs/>
                <w:snapToGrid w:val="0"/>
                <w:color w:val="000000"/>
                <w:spacing w:val="-2"/>
                <w:kern w:val="0"/>
                <w:sz w:val="36"/>
                <w:szCs w:val="36"/>
                <w:lang w:eastAsia="en-US"/>
              </w:rPr>
              <w:t>模式创新：跨学科协同，推动美育场景渗透</w:t>
            </w:r>
          </w:p>
          <w:p w14:paraId="2859C685">
            <w:pPr>
              <w:keepNext w:val="0"/>
              <w:keepLines w:val="0"/>
              <w:pageBreakBefore w:val="0"/>
              <w:widowControl/>
              <w:kinsoku w:val="0"/>
              <w:wordWrap/>
              <w:overflowPunct/>
              <w:topLinePunct w:val="0"/>
              <w:autoSpaceDE/>
              <w:autoSpaceDN/>
              <w:bidi w:val="0"/>
              <w:adjustRightInd w:val="0"/>
              <w:snapToGrid w:val="0"/>
              <w:spacing w:before="287" w:after="0" w:line="400" w:lineRule="atLeast"/>
              <w:ind w:left="0" w:firstLine="712" w:firstLineChars="200"/>
              <w:jc w:val="left"/>
              <w:textAlignment w:val="baseline"/>
              <w:rPr>
                <w:rFonts w:hint="eastAsia" w:ascii="楷体" w:hAnsi="楷体" w:eastAsia="楷体" w:cs="楷体"/>
                <w:b w:val="0"/>
                <w:bCs w:val="0"/>
                <w:snapToGrid w:val="0"/>
                <w:color w:val="000000"/>
                <w:spacing w:val="-2"/>
                <w:kern w:val="0"/>
                <w:sz w:val="36"/>
                <w:szCs w:val="36"/>
                <w:lang w:eastAsia="en-US"/>
              </w:rPr>
            </w:pPr>
            <w:r>
              <w:rPr>
                <w:rFonts w:hint="eastAsia" w:ascii="楷体" w:hAnsi="楷体" w:eastAsia="楷体" w:cs="楷体"/>
                <w:b w:val="0"/>
                <w:bCs w:val="0"/>
                <w:snapToGrid w:val="0"/>
                <w:color w:val="000000"/>
                <w:spacing w:val="-2"/>
                <w:kern w:val="0"/>
                <w:sz w:val="36"/>
                <w:szCs w:val="36"/>
                <w:lang w:eastAsia="en-US"/>
              </w:rPr>
              <w:t>构建“艺术学院（内容与审美）+工科专业（技术实现）+日常场景（应用落地）”的跨学科协作模式，整合艺术设计、音乐理论、计算机技术、数字媒体等多领域资源。将美育载体从课堂延伸至宿舍、家庭等日常空间，通过可收藏、可分享的文创产品，实现“润物细无声”的美育浸润，破解传统美育场景局限的难题。</w:t>
            </w:r>
          </w:p>
          <w:p w14:paraId="5E970A96">
            <w:pPr>
              <w:keepNext w:val="0"/>
              <w:keepLines w:val="0"/>
              <w:pageBreakBefore w:val="0"/>
              <w:widowControl/>
              <w:kinsoku w:val="0"/>
              <w:wordWrap/>
              <w:overflowPunct/>
              <w:topLinePunct w:val="0"/>
              <w:autoSpaceDE/>
              <w:autoSpaceDN/>
              <w:bidi w:val="0"/>
              <w:adjustRightInd w:val="0"/>
              <w:snapToGrid w:val="0"/>
              <w:spacing w:before="287" w:after="0" w:line="400" w:lineRule="atLeast"/>
              <w:ind w:left="0" w:firstLine="715" w:firstLineChars="200"/>
              <w:jc w:val="left"/>
              <w:textAlignment w:val="baseline"/>
              <w:rPr>
                <w:rFonts w:hint="eastAsia" w:ascii="楷体" w:hAnsi="楷体" w:eastAsia="楷体" w:cs="楷体"/>
                <w:b/>
                <w:bCs/>
                <w:snapToGrid w:val="0"/>
                <w:color w:val="000000"/>
                <w:spacing w:val="-2"/>
                <w:kern w:val="0"/>
                <w:sz w:val="36"/>
                <w:szCs w:val="36"/>
                <w:lang w:eastAsia="en-US"/>
              </w:rPr>
            </w:pPr>
            <w:r>
              <w:rPr>
                <w:rFonts w:hint="eastAsia" w:ascii="楷体" w:hAnsi="楷体" w:eastAsia="楷体" w:cs="楷体"/>
                <w:b/>
                <w:bCs/>
                <w:snapToGrid w:val="0"/>
                <w:color w:val="000000"/>
                <w:spacing w:val="-2"/>
                <w:kern w:val="0"/>
                <w:sz w:val="36"/>
                <w:szCs w:val="36"/>
                <w:lang w:val="en-US" w:eastAsia="zh-CN"/>
              </w:rPr>
              <w:t>4.</w:t>
            </w:r>
            <w:r>
              <w:rPr>
                <w:rFonts w:hint="eastAsia" w:ascii="楷体" w:hAnsi="楷体" w:eastAsia="楷体" w:cs="楷体"/>
                <w:b/>
                <w:bCs/>
                <w:snapToGrid w:val="0"/>
                <w:color w:val="000000"/>
                <w:spacing w:val="-2"/>
                <w:kern w:val="0"/>
                <w:sz w:val="36"/>
                <w:szCs w:val="36"/>
                <w:lang w:eastAsia="en-US"/>
              </w:rPr>
              <w:t>功能创新：多层级体验，满足多元需求</w:t>
            </w:r>
          </w:p>
          <w:p w14:paraId="7F49F567">
            <w:pPr>
              <w:keepNext w:val="0"/>
              <w:keepLines w:val="0"/>
              <w:pageBreakBefore w:val="0"/>
              <w:widowControl/>
              <w:kinsoku w:val="0"/>
              <w:wordWrap/>
              <w:overflowPunct/>
              <w:topLinePunct w:val="0"/>
              <w:autoSpaceDE/>
              <w:autoSpaceDN/>
              <w:bidi w:val="0"/>
              <w:adjustRightInd w:val="0"/>
              <w:snapToGrid w:val="0"/>
              <w:spacing w:before="287" w:after="0" w:line="400" w:lineRule="atLeast"/>
              <w:ind w:left="0" w:firstLine="712" w:firstLineChars="200"/>
              <w:jc w:val="left"/>
              <w:textAlignment w:val="baseline"/>
              <w:rPr>
                <w:rFonts w:hint="eastAsia" w:ascii="楷体" w:hAnsi="楷体" w:eastAsia="楷体" w:cs="楷体"/>
                <w:b w:val="0"/>
                <w:bCs w:val="0"/>
                <w:snapToGrid w:val="0"/>
                <w:color w:val="000000"/>
                <w:spacing w:val="-2"/>
                <w:kern w:val="0"/>
                <w:sz w:val="36"/>
                <w:szCs w:val="36"/>
                <w:lang w:eastAsia="en-US"/>
              </w:rPr>
            </w:pPr>
            <w:r>
              <w:rPr>
                <w:rFonts w:hint="eastAsia" w:ascii="楷体" w:hAnsi="楷体" w:eastAsia="楷体" w:cs="楷体"/>
                <w:b w:val="0"/>
                <w:bCs w:val="0"/>
                <w:snapToGrid w:val="0"/>
                <w:color w:val="000000"/>
                <w:spacing w:val="-2"/>
                <w:kern w:val="0"/>
                <w:sz w:val="36"/>
                <w:szCs w:val="36"/>
                <w:lang w:eastAsia="en-US"/>
              </w:rPr>
              <w:t xml:space="preserve">打造“观赏-互动-创作-传播”的全链条功能体系，支持完整演出观赏、独奏声部互动、乐曲编制重组、创作成果分享等多层级体验。既满足学生纪念收藏、趣味体验的需求，又适配高校美育教学、社团活动等场景，实现“娱乐价值、教育价值、传播价值”的三位一体，覆盖不同用户的核心诉求。 </w:t>
            </w:r>
          </w:p>
          <w:p w14:paraId="0213DF0E">
            <w:pPr>
              <w:pStyle w:val="5"/>
              <w:numPr>
                <w:ilvl w:val="0"/>
                <w:numId w:val="0"/>
              </w:numPr>
              <w:ind w:left="616" w:leftChars="0"/>
              <w:rPr>
                <w:rFonts w:hint="eastAsia" w:ascii="楷体" w:hAnsi="楷体" w:eastAsia="楷体" w:cs="楷体"/>
                <w:color w:val="000000"/>
                <w:kern w:val="0"/>
                <w:sz w:val="23"/>
                <w:szCs w:val="23"/>
              </w:rPr>
            </w:pPr>
          </w:p>
        </w:tc>
      </w:tr>
      <w:tr w14:paraId="2D99E0B9">
        <w:tblPrEx>
          <w:tblCellMar>
            <w:top w:w="15" w:type="dxa"/>
            <w:left w:w="15" w:type="dxa"/>
            <w:bottom w:w="15" w:type="dxa"/>
            <w:right w:w="15" w:type="dxa"/>
          </w:tblCellMar>
        </w:tblPrEx>
        <w:trPr>
          <w:trHeight w:val="450" w:hRule="atLeast"/>
          <w:jc w:val="center"/>
        </w:trPr>
        <w:tc>
          <w:tcPr>
            <w:tcW w:w="12249" w:type="dxa"/>
            <w:gridSpan w:val="8"/>
            <w:tcBorders>
              <w:top w:val="single" w:color="808080" w:sz="6" w:space="0"/>
              <w:left w:val="single" w:color="808080" w:sz="6" w:space="0"/>
              <w:bottom w:val="single" w:color="808080" w:sz="6" w:space="0"/>
              <w:right w:val="single" w:color="808080" w:sz="6" w:space="0"/>
            </w:tcBorders>
            <w:vAlign w:val="center"/>
          </w:tcPr>
          <w:p w14:paraId="447091E5">
            <w:pPr>
              <w:widowControl/>
              <w:wordWrap w:val="0"/>
              <w:jc w:val="left"/>
              <w:rPr>
                <w:rFonts w:hint="eastAsia" w:ascii="楷体" w:hAnsi="楷体" w:eastAsia="楷体" w:cs="楷体"/>
                <w:color w:val="000000"/>
                <w:kern w:val="0"/>
                <w:sz w:val="23"/>
                <w:szCs w:val="23"/>
              </w:rPr>
            </w:pPr>
            <w:r>
              <w:rPr>
                <w:rFonts w:hint="eastAsia" w:ascii="楷体" w:hAnsi="楷体" w:eastAsia="楷体" w:cs="楷体"/>
                <w:b/>
                <w:bCs/>
                <w:kern w:val="0"/>
                <w:sz w:val="52"/>
                <w:szCs w:val="52"/>
              </w:rPr>
              <w:t>七、项目综述</w:t>
            </w:r>
          </w:p>
        </w:tc>
      </w:tr>
      <w:tr w14:paraId="05FD0E7A">
        <w:tblPrEx>
          <w:tblCellMar>
            <w:top w:w="15" w:type="dxa"/>
            <w:left w:w="15" w:type="dxa"/>
            <w:bottom w:w="15" w:type="dxa"/>
            <w:right w:w="15" w:type="dxa"/>
          </w:tblCellMar>
        </w:tblPrEx>
        <w:trPr>
          <w:trHeight w:val="450" w:hRule="atLeast"/>
          <w:jc w:val="center"/>
        </w:trPr>
        <w:tc>
          <w:tcPr>
            <w:tcW w:w="12249"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p w14:paraId="716DA68F">
            <w:pPr>
              <w:widowControl/>
              <w:kinsoku w:val="0"/>
              <w:autoSpaceDE/>
              <w:autoSpaceDN/>
              <w:adjustRightInd w:val="0"/>
              <w:snapToGrid w:val="0"/>
              <w:spacing w:before="287" w:after="0" w:line="400" w:lineRule="atLeast"/>
              <w:ind w:right="187" w:firstLine="716" w:firstLineChars="200"/>
              <w:jc w:val="left"/>
              <w:textAlignment w:val="baseline"/>
              <w:rPr>
                <w:rFonts w:ascii="楷体" w:hAnsi="楷体" w:eastAsia="楷体" w:cs="楷体"/>
                <w:snapToGrid w:val="0"/>
                <w:color w:val="000000"/>
                <w:spacing w:val="-1"/>
                <w:kern w:val="0"/>
                <w:sz w:val="36"/>
                <w:szCs w:val="36"/>
                <w:lang w:eastAsia="en-US"/>
              </w:rPr>
              <w:pPrChange w:id="0" w:author="谮樟帐肥邑" w:date="2025-12-29T12:53:09Z">
                <w:pPr>
                  <w:widowControl/>
                  <w:kinsoku w:val="0"/>
                  <w:autoSpaceDE/>
                  <w:autoSpaceDN/>
                  <w:adjustRightInd w:val="0"/>
                  <w:snapToGrid w:val="0"/>
                  <w:spacing w:before="287" w:after="0" w:line="320" w:lineRule="auto"/>
                  <w:ind w:right="187" w:firstLine="716" w:firstLineChars="200"/>
                  <w:jc w:val="left"/>
                  <w:textAlignment w:val="baseline"/>
                </w:pPr>
              </w:pPrChange>
            </w:pPr>
            <w:r>
              <w:rPr>
                <w:rFonts w:ascii="楷体" w:hAnsi="楷体" w:eastAsia="楷体" w:cs="楷体"/>
                <w:snapToGrid w:val="0"/>
                <w:color w:val="000000"/>
                <w:spacing w:val="-1"/>
                <w:kern w:val="0"/>
                <w:sz w:val="36"/>
                <w:szCs w:val="36"/>
                <w:lang w:eastAsia="en-US"/>
              </w:rPr>
              <w:t>本项目紧扣《关于全面加强和改进新时代学校美育工作的意见》中“科技赋能美育实践”的政策导向，针对当前古典音乐美育中“体验形式单一、参与门槛高、场景覆盖窄”的核心痛点，以“NFC+AR”技术融合为核心，整合华中科技大学多学科资源，开发智能冰箱贴美育</w:t>
            </w:r>
            <w:r>
              <w:rPr>
                <w:rFonts w:hint="eastAsia" w:ascii="楷体" w:hAnsi="楷体" w:eastAsia="楷体" w:cs="楷体"/>
                <w:snapToGrid w:val="0"/>
                <w:color w:val="000000"/>
                <w:spacing w:val="-1"/>
                <w:kern w:val="0"/>
                <w:sz w:val="36"/>
                <w:szCs w:val="36"/>
                <w:lang w:val="en-US" w:eastAsia="zh-CN"/>
              </w:rPr>
              <w:t>交互</w:t>
            </w:r>
            <w:r>
              <w:rPr>
                <w:rFonts w:ascii="楷体" w:hAnsi="楷体" w:eastAsia="楷体" w:cs="楷体"/>
                <w:snapToGrid w:val="0"/>
                <w:color w:val="000000"/>
                <w:spacing w:val="-1"/>
                <w:kern w:val="0"/>
                <w:sz w:val="36"/>
                <w:szCs w:val="36"/>
                <w:lang w:eastAsia="en-US"/>
              </w:rPr>
              <w:t>系统。</w:t>
            </w:r>
          </w:p>
          <w:p w14:paraId="0AD99BCB">
            <w:pPr>
              <w:widowControl/>
              <w:kinsoku w:val="0"/>
              <w:autoSpaceDE/>
              <w:autoSpaceDN/>
              <w:adjustRightInd w:val="0"/>
              <w:snapToGrid w:val="0"/>
              <w:spacing w:before="287" w:after="0" w:line="400" w:lineRule="atLeast"/>
              <w:ind w:right="187" w:firstLine="716" w:firstLineChars="200"/>
              <w:jc w:val="left"/>
              <w:textAlignment w:val="baseline"/>
              <w:rPr>
                <w:rFonts w:ascii="楷体" w:hAnsi="楷体" w:eastAsia="楷体" w:cs="楷体"/>
                <w:snapToGrid w:val="0"/>
                <w:color w:val="000000"/>
                <w:spacing w:val="-1"/>
                <w:kern w:val="0"/>
                <w:sz w:val="36"/>
                <w:szCs w:val="36"/>
                <w:lang w:eastAsia="en-US"/>
              </w:rPr>
              <w:pPrChange w:id="1" w:author="谮樟帐肥邑" w:date="2025-12-29T12:53:09Z">
                <w:pPr>
                  <w:widowControl/>
                  <w:kinsoku w:val="0"/>
                  <w:autoSpaceDE/>
                  <w:autoSpaceDN/>
                  <w:adjustRightInd w:val="0"/>
                  <w:snapToGrid w:val="0"/>
                  <w:spacing w:before="287" w:after="0" w:line="320" w:lineRule="auto"/>
                  <w:ind w:right="187" w:firstLine="716" w:firstLineChars="200"/>
                  <w:jc w:val="left"/>
                  <w:textAlignment w:val="baseline"/>
                </w:pPr>
              </w:pPrChange>
            </w:pPr>
            <w:r>
              <w:rPr>
                <w:rFonts w:ascii="楷体" w:hAnsi="楷体" w:eastAsia="楷体" w:cs="楷体"/>
                <w:snapToGrid w:val="0"/>
                <w:color w:val="000000"/>
                <w:spacing w:val="-1"/>
                <w:kern w:val="0"/>
                <w:sz w:val="36"/>
                <w:szCs w:val="36"/>
                <w:lang w:eastAsia="en-US"/>
              </w:rPr>
              <w:t xml:space="preserve">本项目为不同层次的美育参与者提供轻量化、沉浸式的互动体验：用户通过扫描集成NFC芯片的古典音乐主题冰箱贴或专属底座，即可一键触发AR全息音乐会，沉浸式体验乐手演出、技法解析、编制重组等功能。项目创新性地将实体文创转化为“可扫描、可交互、可传承、可分享”的移动美育载体，通过轻量化交互、校园IP内容、跨学科协作、全场景渗透的创新模式，实现古典音乐美育从“被动接受”到“主动参与”的转型。 </w:t>
            </w:r>
          </w:p>
          <w:p w14:paraId="4DF17D66">
            <w:pPr>
              <w:widowControl/>
              <w:kinsoku w:val="0"/>
              <w:autoSpaceDE/>
              <w:autoSpaceDN/>
              <w:adjustRightInd w:val="0"/>
              <w:snapToGrid w:val="0"/>
              <w:spacing w:before="287" w:after="0" w:line="400" w:lineRule="atLeast"/>
              <w:ind w:right="187" w:firstLine="716" w:firstLineChars="200"/>
              <w:jc w:val="left"/>
              <w:textAlignment w:val="baseline"/>
              <w:rPr>
                <w:ins w:id="3" w:author="谮樟帐肥邑" w:date="2025-12-29T12:55:55Z"/>
                <w:rFonts w:ascii="楷体" w:hAnsi="楷体" w:eastAsia="楷体" w:cs="楷体"/>
                <w:snapToGrid w:val="0"/>
                <w:color w:val="000000"/>
                <w:spacing w:val="-1"/>
                <w:kern w:val="0"/>
                <w:sz w:val="36"/>
                <w:szCs w:val="36"/>
                <w:lang w:eastAsia="en-US"/>
              </w:rPr>
              <w:pPrChange w:id="2" w:author="谮樟帐肥邑" w:date="2025-12-29T12:55:55Z">
                <w:pPr>
                  <w:widowControl/>
                  <w:kinsoku w:val="0"/>
                  <w:autoSpaceDE/>
                  <w:autoSpaceDN/>
                  <w:adjustRightInd w:val="0"/>
                  <w:snapToGrid w:val="0"/>
                  <w:spacing w:before="287" w:after="0" w:line="320" w:lineRule="auto"/>
                  <w:ind w:right="187" w:firstLine="716" w:firstLineChars="200"/>
                  <w:jc w:val="left"/>
                  <w:textAlignment w:val="baseline"/>
                </w:pPr>
              </w:pPrChange>
            </w:pPr>
            <w:r>
              <w:rPr>
                <w:rFonts w:ascii="楷体" w:hAnsi="楷体" w:eastAsia="楷体" w:cs="楷体"/>
                <w:snapToGrid w:val="0"/>
                <w:color w:val="000000"/>
                <w:spacing w:val="-1"/>
                <w:kern w:val="0"/>
                <w:sz w:val="36"/>
                <w:szCs w:val="36"/>
                <w:lang w:eastAsia="en-US"/>
              </w:rPr>
              <w:t>通过深入的需求调研、适配的技术选型、完整的内容开发以及持续的优化完善，将古典音乐美育转化为可感知的互动场景，使之成为连接专业知识与日常体验的桥梁，打造一个集实体文创载体、AR数字内容、轻量化交互功能于一体的创新型美育工具。项目可直接服务于校内美育实践，同时为高校美育数字化转型提供可落地、可复制、可推广的实践案例，填补古典音乐美育在“实体+数字”融合领域的应用空白，为新时代高校美育事业发展贡献华中大智慧与青年力量。</w:t>
            </w:r>
          </w:p>
          <w:p w14:paraId="2A819FA3">
            <w:pPr>
              <w:widowControl/>
              <w:kinsoku w:val="0"/>
              <w:autoSpaceDE/>
              <w:autoSpaceDN/>
              <w:adjustRightInd w:val="0"/>
              <w:snapToGrid w:val="0"/>
              <w:spacing w:before="287" w:after="0" w:line="400" w:lineRule="atLeast"/>
              <w:ind w:right="187" w:firstLine="716" w:firstLineChars="200"/>
              <w:jc w:val="left"/>
              <w:textAlignment w:val="baseline"/>
              <w:rPr>
                <w:rFonts w:hint="eastAsia" w:ascii="楷体" w:hAnsi="楷体" w:eastAsia="楷体" w:cs="楷体"/>
                <w:snapToGrid w:val="0"/>
                <w:color w:val="000000"/>
                <w:spacing w:val="-1"/>
                <w:kern w:val="0"/>
                <w:sz w:val="36"/>
                <w:szCs w:val="36"/>
                <w:lang w:eastAsia="en-US"/>
              </w:rPr>
              <w:pPrChange w:id="4" w:author="谮樟帐肥邑" w:date="2025-12-29T12:55:55Z">
                <w:pPr>
                  <w:widowControl/>
                  <w:kinsoku w:val="0"/>
                  <w:autoSpaceDE/>
                  <w:autoSpaceDN/>
                  <w:adjustRightInd w:val="0"/>
                  <w:snapToGrid w:val="0"/>
                  <w:spacing w:before="287" w:after="0" w:line="320" w:lineRule="auto"/>
                  <w:ind w:right="187" w:firstLine="716" w:firstLineChars="200"/>
                  <w:jc w:val="left"/>
                  <w:textAlignment w:val="baseline"/>
                </w:pPr>
              </w:pPrChange>
            </w:pPr>
          </w:p>
        </w:tc>
      </w:tr>
      <w:tr w14:paraId="06BA9308">
        <w:tblPrEx>
          <w:tblCellMar>
            <w:top w:w="15" w:type="dxa"/>
            <w:left w:w="15" w:type="dxa"/>
            <w:bottom w:w="15" w:type="dxa"/>
            <w:right w:w="15" w:type="dxa"/>
          </w:tblCellMar>
        </w:tblPrEx>
        <w:trPr>
          <w:trHeight w:val="450" w:hRule="atLeast"/>
          <w:jc w:val="center"/>
        </w:trPr>
        <w:tc>
          <w:tcPr>
            <w:tcW w:w="12249" w:type="dxa"/>
            <w:gridSpan w:val="8"/>
            <w:tcBorders>
              <w:top w:val="single" w:color="808080" w:sz="6" w:space="0"/>
              <w:left w:val="single" w:color="808080" w:sz="6" w:space="0"/>
              <w:bottom w:val="single" w:color="808080" w:sz="6" w:space="0"/>
              <w:right w:val="single" w:color="808080" w:sz="6" w:space="0"/>
            </w:tcBorders>
            <w:vAlign w:val="center"/>
          </w:tcPr>
          <w:p w14:paraId="58210B47">
            <w:pPr>
              <w:widowControl/>
              <w:wordWrap w:val="0"/>
              <w:jc w:val="left"/>
              <w:rPr>
                <w:rFonts w:hint="eastAsia" w:ascii="楷体" w:hAnsi="楷体" w:eastAsia="楷体" w:cs="楷体"/>
                <w:color w:val="000000"/>
                <w:kern w:val="0"/>
                <w:sz w:val="23"/>
                <w:szCs w:val="23"/>
              </w:rPr>
            </w:pPr>
            <w:r>
              <w:rPr>
                <w:rFonts w:hint="eastAsia" w:ascii="楷体" w:hAnsi="楷体" w:eastAsia="楷体" w:cs="楷体"/>
                <w:b/>
                <w:bCs/>
                <w:kern w:val="0"/>
                <w:sz w:val="52"/>
                <w:szCs w:val="52"/>
              </w:rPr>
              <w:t>八、项目实施方案</w:t>
            </w:r>
          </w:p>
        </w:tc>
      </w:tr>
      <w:tr w14:paraId="3195CE31">
        <w:tblPrEx>
          <w:tblCellMar>
            <w:top w:w="15" w:type="dxa"/>
            <w:left w:w="15" w:type="dxa"/>
            <w:bottom w:w="15" w:type="dxa"/>
            <w:right w:w="15" w:type="dxa"/>
          </w:tblCellMar>
        </w:tblPrEx>
        <w:trPr>
          <w:trHeight w:val="450" w:hRule="atLeast"/>
          <w:jc w:val="center"/>
        </w:trPr>
        <w:tc>
          <w:tcPr>
            <w:tcW w:w="12249"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p w14:paraId="50584D66">
            <w:pPr>
              <w:widowControl/>
              <w:kinsoku w:val="0"/>
              <w:autoSpaceDE/>
              <w:autoSpaceDN/>
              <w:adjustRightInd w:val="0"/>
              <w:snapToGrid w:val="0"/>
              <w:spacing w:before="117" w:after="0" w:line="400" w:lineRule="atLeast"/>
              <w:ind w:left="0" w:firstLine="699" w:firstLineChars="200"/>
              <w:jc w:val="left"/>
              <w:textAlignment w:val="baseline"/>
              <w:rPr>
                <w:rFonts w:ascii="楷体" w:hAnsi="楷体" w:eastAsia="楷体" w:cs="楷体"/>
                <w:b/>
                <w:bCs/>
                <w:snapToGrid w:val="0"/>
                <w:color w:val="000000"/>
                <w:spacing w:val="-6"/>
                <w:kern w:val="0"/>
                <w:sz w:val="36"/>
                <w:szCs w:val="36"/>
                <w:lang w:eastAsia="en-US"/>
              </w:rPr>
              <w:pPrChange w:id="5" w:author="谮樟帐肥邑" w:date="2025-12-29T12:52:37Z">
                <w:pPr>
                  <w:widowControl/>
                  <w:kinsoku w:val="0"/>
                  <w:autoSpaceDE/>
                  <w:autoSpaceDN/>
                  <w:adjustRightInd w:val="0"/>
                  <w:snapToGrid w:val="0"/>
                  <w:spacing w:before="117" w:after="0" w:line="217" w:lineRule="auto"/>
                  <w:ind w:left="0" w:firstLine="699" w:firstLineChars="200"/>
                  <w:jc w:val="left"/>
                  <w:textAlignment w:val="baseline"/>
                </w:pPr>
              </w:pPrChange>
            </w:pPr>
            <w:r>
              <w:rPr>
                <w:rFonts w:ascii="楷体" w:hAnsi="楷体" w:eastAsia="楷体" w:cs="楷体"/>
                <w:b/>
                <w:bCs/>
                <w:snapToGrid w:val="0"/>
                <w:color w:val="000000"/>
                <w:spacing w:val="-6"/>
                <w:kern w:val="0"/>
                <w:sz w:val="36"/>
                <w:szCs w:val="36"/>
                <w:lang w:eastAsia="en-US"/>
              </w:rPr>
              <w:t>第一阶段：前期调研与创意设计（第1-</w:t>
            </w:r>
            <w:r>
              <w:rPr>
                <w:rFonts w:hint="eastAsia" w:ascii="楷体" w:hAnsi="楷体" w:eastAsia="楷体" w:cs="楷体"/>
                <w:b/>
                <w:bCs/>
                <w:snapToGrid w:val="0"/>
                <w:color w:val="000000"/>
                <w:spacing w:val="-6"/>
                <w:kern w:val="0"/>
                <w:sz w:val="36"/>
                <w:szCs w:val="36"/>
                <w:lang w:val="en-US" w:eastAsia="zh-CN"/>
              </w:rPr>
              <w:t>3月</w:t>
            </w:r>
            <w:r>
              <w:rPr>
                <w:rFonts w:ascii="楷体" w:hAnsi="楷体" w:eastAsia="楷体" w:cs="楷体"/>
                <w:b/>
                <w:bCs/>
                <w:snapToGrid w:val="0"/>
                <w:color w:val="000000"/>
                <w:spacing w:val="-6"/>
                <w:kern w:val="0"/>
                <w:sz w:val="36"/>
                <w:szCs w:val="36"/>
                <w:lang w:eastAsia="en-US"/>
              </w:rPr>
              <w:t>）</w:t>
            </w:r>
          </w:p>
          <w:p w14:paraId="53D7FB4B">
            <w:pPr>
              <w:widowControl/>
              <w:kinsoku w:val="0"/>
              <w:autoSpaceDE/>
              <w:autoSpaceDN/>
              <w:adjustRightInd w:val="0"/>
              <w:snapToGrid w:val="0"/>
              <w:spacing w:before="202" w:after="0" w:line="400" w:lineRule="atLeast"/>
              <w:ind w:left="0" w:right="187" w:firstLine="716" w:firstLineChars="200"/>
              <w:jc w:val="left"/>
              <w:textAlignment w:val="baseline"/>
              <w:rPr>
                <w:rFonts w:hint="eastAsia" w:ascii="楷体" w:hAnsi="楷体" w:eastAsia="楷体" w:cs="楷体"/>
                <w:snapToGrid w:val="0"/>
                <w:color w:val="000000"/>
                <w:spacing w:val="-1"/>
                <w:kern w:val="0"/>
                <w:sz w:val="36"/>
                <w:szCs w:val="36"/>
                <w:lang w:eastAsia="en-US"/>
              </w:rPr>
              <w:pPrChange w:id="6" w:author="谮樟帐肥邑" w:date="2025-12-29T12:52:37Z">
                <w:pPr>
                  <w:widowControl/>
                  <w:kinsoku w:val="0"/>
                  <w:autoSpaceDE/>
                  <w:autoSpaceDN/>
                  <w:adjustRightInd w:val="0"/>
                  <w:snapToGrid w:val="0"/>
                  <w:spacing w:before="202" w:after="0" w:line="270" w:lineRule="auto"/>
                  <w:ind w:left="0" w:right="187" w:firstLine="716" w:firstLineChars="200"/>
                  <w:jc w:val="left"/>
                  <w:textAlignment w:val="baseline"/>
                </w:pPr>
              </w:pPrChange>
            </w:pPr>
            <w:r>
              <w:rPr>
                <w:rFonts w:hint="eastAsia" w:ascii="楷体" w:hAnsi="楷体" w:eastAsia="楷体" w:cs="楷体"/>
                <w:snapToGrid w:val="0"/>
                <w:color w:val="000000"/>
                <w:spacing w:val="-1"/>
                <w:kern w:val="0"/>
                <w:sz w:val="36"/>
                <w:szCs w:val="36"/>
                <w:lang w:val="en-US" w:eastAsia="zh-CN"/>
              </w:rPr>
              <w:t>1.</w:t>
            </w:r>
            <w:r>
              <w:rPr>
                <w:rFonts w:ascii="楷体" w:hAnsi="楷体" w:eastAsia="楷体" w:cs="楷体"/>
                <w:snapToGrid w:val="0"/>
                <w:color w:val="000000"/>
                <w:spacing w:val="-1"/>
                <w:kern w:val="0"/>
                <w:sz w:val="36"/>
                <w:szCs w:val="36"/>
                <w:lang w:eastAsia="en-US"/>
              </w:rPr>
              <w:t>校园需求调研：聚焦本校学生群体，设计“校园文创+美育体验”调研问卷，开展1对1访谈，了解学生对校园文创的喜好、古典音乐美育的需求痛点；分析同类AR文创产品的优缺点，规避技术冗余问题。</w:t>
            </w:r>
          </w:p>
          <w:p w14:paraId="7C75D0EA">
            <w:pPr>
              <w:widowControl/>
              <w:kinsoku w:val="0"/>
              <w:autoSpaceDE/>
              <w:autoSpaceDN/>
              <w:adjustRightInd w:val="0"/>
              <w:snapToGrid w:val="0"/>
              <w:spacing w:before="202" w:after="0" w:line="400" w:lineRule="atLeast"/>
              <w:ind w:left="0" w:right="187" w:firstLine="716" w:firstLineChars="200"/>
              <w:jc w:val="left"/>
              <w:textAlignment w:val="baseline"/>
              <w:rPr>
                <w:rFonts w:ascii="楷体" w:hAnsi="楷体" w:eastAsia="楷体" w:cs="楷体"/>
                <w:snapToGrid w:val="0"/>
                <w:color w:val="000000"/>
                <w:spacing w:val="-1"/>
                <w:kern w:val="0"/>
                <w:sz w:val="36"/>
                <w:szCs w:val="36"/>
                <w:lang w:eastAsia="en-US"/>
              </w:rPr>
              <w:pPrChange w:id="7" w:author="谮樟帐肥邑" w:date="2025-12-29T12:52:37Z">
                <w:pPr>
                  <w:widowControl/>
                  <w:kinsoku w:val="0"/>
                  <w:autoSpaceDE/>
                  <w:autoSpaceDN/>
                  <w:adjustRightInd w:val="0"/>
                  <w:snapToGrid w:val="0"/>
                  <w:spacing w:before="202" w:after="0" w:line="270" w:lineRule="auto"/>
                  <w:ind w:left="0" w:right="187" w:firstLine="716" w:firstLineChars="200"/>
                  <w:jc w:val="left"/>
                  <w:textAlignment w:val="baseline"/>
                </w:pPr>
              </w:pPrChange>
            </w:pPr>
            <w:r>
              <w:rPr>
                <w:rFonts w:hint="eastAsia" w:ascii="楷体" w:hAnsi="楷体" w:eastAsia="楷体" w:cs="楷体"/>
                <w:snapToGrid w:val="0"/>
                <w:color w:val="000000"/>
                <w:spacing w:val="-1"/>
                <w:kern w:val="0"/>
                <w:sz w:val="36"/>
                <w:szCs w:val="36"/>
                <w:lang w:val="en-US" w:eastAsia="zh-CN"/>
              </w:rPr>
              <w:t>2.</w:t>
            </w:r>
            <w:r>
              <w:rPr>
                <w:rFonts w:ascii="楷体" w:hAnsi="楷体" w:eastAsia="楷体" w:cs="楷体"/>
                <w:snapToGrid w:val="0"/>
                <w:color w:val="000000"/>
                <w:spacing w:val="-1"/>
                <w:kern w:val="0"/>
                <w:sz w:val="36"/>
                <w:szCs w:val="36"/>
                <w:lang w:eastAsia="en-US"/>
              </w:rPr>
              <w:t xml:space="preserve">美育内容策划：筛选适配的古典音乐曲目，结合华中大校园地标（梧桐雨、青年园等）构思“乐曲+场景”创意，确定12款冰箱贴的视觉风格，强化校园美育属性。 </w:t>
            </w:r>
          </w:p>
          <w:p w14:paraId="02F9F5BE">
            <w:pPr>
              <w:widowControl/>
              <w:kinsoku w:val="0"/>
              <w:autoSpaceDE/>
              <w:autoSpaceDN/>
              <w:adjustRightInd w:val="0"/>
              <w:snapToGrid w:val="0"/>
              <w:spacing w:before="202" w:after="0" w:line="400" w:lineRule="atLeast"/>
              <w:ind w:left="0" w:right="187" w:firstLine="716" w:firstLineChars="200"/>
              <w:jc w:val="left"/>
              <w:textAlignment w:val="baseline"/>
              <w:rPr>
                <w:rFonts w:hint="eastAsia" w:ascii="楷体" w:hAnsi="楷体" w:eastAsia="楷体" w:cs="楷体"/>
                <w:snapToGrid w:val="0"/>
                <w:color w:val="000000"/>
                <w:spacing w:val="-1"/>
                <w:kern w:val="0"/>
                <w:sz w:val="36"/>
                <w:szCs w:val="36"/>
                <w:lang w:eastAsia="en-US"/>
              </w:rPr>
              <w:pPrChange w:id="8" w:author="谮樟帐肥邑" w:date="2025-12-29T12:52:37Z">
                <w:pPr>
                  <w:widowControl/>
                  <w:kinsoku w:val="0"/>
                  <w:autoSpaceDE/>
                  <w:autoSpaceDN/>
                  <w:adjustRightInd w:val="0"/>
                  <w:snapToGrid w:val="0"/>
                  <w:spacing w:before="202" w:after="0" w:line="270" w:lineRule="auto"/>
                  <w:ind w:left="0" w:right="187" w:firstLine="716" w:firstLineChars="200"/>
                  <w:jc w:val="left"/>
                  <w:textAlignment w:val="baseline"/>
                </w:pPr>
              </w:pPrChange>
            </w:pPr>
            <w:r>
              <w:rPr>
                <w:rFonts w:hint="eastAsia" w:ascii="楷体" w:hAnsi="楷体" w:eastAsia="楷体" w:cs="楷体"/>
                <w:snapToGrid w:val="0"/>
                <w:color w:val="000000"/>
                <w:spacing w:val="-1"/>
                <w:kern w:val="0"/>
                <w:sz w:val="36"/>
                <w:szCs w:val="36"/>
                <w:lang w:val="en-US" w:eastAsia="zh-CN"/>
              </w:rPr>
              <w:t>3.</w:t>
            </w:r>
            <w:r>
              <w:rPr>
                <w:rFonts w:ascii="楷体" w:hAnsi="楷体" w:eastAsia="楷体" w:cs="楷体"/>
                <w:snapToGrid w:val="0"/>
                <w:color w:val="000000"/>
                <w:spacing w:val="-1"/>
                <w:kern w:val="0"/>
                <w:sz w:val="36"/>
                <w:szCs w:val="36"/>
                <w:lang w:eastAsia="en-US"/>
              </w:rPr>
              <w:t xml:space="preserve">技术方案验证：测试NFC芯片与WebAR的连接稳定性，确定硬件选型（高灵敏度NFC芯片）与软件开发框架（MindAR.js），确保技术路线适配校园文创场景。 </w:t>
            </w:r>
          </w:p>
          <w:p w14:paraId="6316B2A9">
            <w:pPr>
              <w:widowControl/>
              <w:kinsoku w:val="0"/>
              <w:autoSpaceDE/>
              <w:autoSpaceDN/>
              <w:adjustRightInd w:val="0"/>
              <w:snapToGrid w:val="0"/>
              <w:spacing w:before="117" w:after="0" w:line="400" w:lineRule="atLeast"/>
              <w:ind w:left="0" w:firstLine="699" w:firstLineChars="200"/>
              <w:jc w:val="left"/>
              <w:textAlignment w:val="baseline"/>
              <w:rPr>
                <w:rFonts w:ascii="楷体" w:hAnsi="楷体" w:eastAsia="楷体" w:cs="楷体"/>
                <w:b/>
                <w:bCs/>
                <w:snapToGrid w:val="0"/>
                <w:color w:val="000000"/>
                <w:spacing w:val="-6"/>
                <w:kern w:val="0"/>
                <w:sz w:val="36"/>
                <w:szCs w:val="36"/>
                <w:lang w:eastAsia="en-US"/>
              </w:rPr>
              <w:pPrChange w:id="9" w:author="谮樟帐肥邑" w:date="2025-12-29T12:52:37Z">
                <w:pPr>
                  <w:widowControl/>
                  <w:kinsoku w:val="0"/>
                  <w:autoSpaceDE/>
                  <w:autoSpaceDN/>
                  <w:adjustRightInd w:val="0"/>
                  <w:snapToGrid w:val="0"/>
                  <w:spacing w:before="117" w:after="0" w:line="217" w:lineRule="auto"/>
                  <w:ind w:left="0" w:firstLine="699" w:firstLineChars="200"/>
                  <w:jc w:val="left"/>
                  <w:textAlignment w:val="baseline"/>
                </w:pPr>
              </w:pPrChange>
            </w:pPr>
            <w:r>
              <w:rPr>
                <w:rFonts w:ascii="楷体" w:hAnsi="楷体" w:eastAsia="楷体" w:cs="楷体"/>
                <w:b/>
                <w:bCs/>
                <w:snapToGrid w:val="0"/>
                <w:color w:val="000000"/>
                <w:spacing w:val="-6"/>
                <w:kern w:val="0"/>
                <w:sz w:val="36"/>
                <w:szCs w:val="36"/>
                <w:lang w:eastAsia="en-US"/>
              </w:rPr>
              <w:t>第二阶段：产品开发与硬件制作（第</w:t>
            </w:r>
            <w:r>
              <w:rPr>
                <w:rFonts w:hint="eastAsia" w:ascii="楷体" w:hAnsi="楷体" w:eastAsia="楷体" w:cs="楷体"/>
                <w:b/>
                <w:bCs/>
                <w:snapToGrid w:val="0"/>
                <w:color w:val="000000"/>
                <w:spacing w:val="-6"/>
                <w:kern w:val="0"/>
                <w:sz w:val="36"/>
                <w:szCs w:val="36"/>
                <w:lang w:val="en-US" w:eastAsia="zh-CN"/>
              </w:rPr>
              <w:t>4</w:t>
            </w:r>
            <w:r>
              <w:rPr>
                <w:rFonts w:ascii="楷体" w:hAnsi="楷体" w:eastAsia="楷体" w:cs="楷体"/>
                <w:b/>
                <w:bCs/>
                <w:snapToGrid w:val="0"/>
                <w:color w:val="000000"/>
                <w:spacing w:val="-6"/>
                <w:kern w:val="0"/>
                <w:sz w:val="36"/>
                <w:szCs w:val="36"/>
                <w:lang w:eastAsia="en-US"/>
              </w:rPr>
              <w:t>-</w:t>
            </w:r>
            <w:r>
              <w:rPr>
                <w:rFonts w:hint="eastAsia" w:ascii="楷体" w:hAnsi="楷体" w:eastAsia="楷体" w:cs="楷体"/>
                <w:b/>
                <w:bCs/>
                <w:snapToGrid w:val="0"/>
                <w:color w:val="000000"/>
                <w:spacing w:val="-6"/>
                <w:kern w:val="0"/>
                <w:sz w:val="36"/>
                <w:szCs w:val="36"/>
                <w:lang w:val="en-US" w:eastAsia="zh-CN"/>
              </w:rPr>
              <w:t>9月</w:t>
            </w:r>
            <w:r>
              <w:rPr>
                <w:rFonts w:ascii="楷体" w:hAnsi="楷体" w:eastAsia="楷体" w:cs="楷体"/>
                <w:b/>
                <w:bCs/>
                <w:snapToGrid w:val="0"/>
                <w:color w:val="000000"/>
                <w:spacing w:val="-6"/>
                <w:kern w:val="0"/>
                <w:sz w:val="36"/>
                <w:szCs w:val="36"/>
                <w:lang w:eastAsia="en-US"/>
              </w:rPr>
              <w:t xml:space="preserve">） </w:t>
            </w:r>
          </w:p>
          <w:p w14:paraId="3B72BD2A">
            <w:pPr>
              <w:keepNext w:val="0"/>
              <w:keepLines w:val="0"/>
              <w:pageBreakBefore w:val="0"/>
              <w:widowControl/>
              <w:kinsoku w:val="0"/>
              <w:wordWrap/>
              <w:overflowPunct/>
              <w:topLinePunct w:val="0"/>
              <w:autoSpaceDE/>
              <w:autoSpaceDN/>
              <w:bidi w:val="0"/>
              <w:adjustRightInd w:val="0"/>
              <w:snapToGrid w:val="0"/>
              <w:spacing w:before="118" w:after="0" w:line="400" w:lineRule="atLeast"/>
              <w:ind w:left="0" w:firstLine="716" w:firstLineChars="200"/>
              <w:jc w:val="left"/>
              <w:textAlignment w:val="baseline"/>
              <w:rPr>
                <w:rFonts w:hint="eastAsia" w:ascii="楷体" w:hAnsi="楷体" w:eastAsia="楷体" w:cs="楷体"/>
                <w:snapToGrid w:val="0"/>
                <w:color w:val="000000"/>
                <w:spacing w:val="-1"/>
                <w:kern w:val="0"/>
                <w:sz w:val="36"/>
                <w:szCs w:val="36"/>
                <w:lang w:val="en-US" w:eastAsia="en-US"/>
              </w:rPr>
              <w:pPrChange w:id="10" w:author="谮樟帐肥邑" w:date="2025-12-29T12:52:37Z">
                <w:pPr>
                  <w:keepNext w:val="0"/>
                  <w:keepLines w:val="0"/>
                  <w:pageBreakBefore w:val="0"/>
                  <w:widowControl/>
                  <w:kinsoku w:val="0"/>
                  <w:wordWrap/>
                  <w:overflowPunct/>
                  <w:topLinePunct w:val="0"/>
                  <w:autoSpaceDE/>
                  <w:autoSpaceDN/>
                  <w:bidi w:val="0"/>
                  <w:adjustRightInd w:val="0"/>
                  <w:snapToGrid w:val="0"/>
                  <w:spacing w:before="118" w:after="0" w:line="400" w:lineRule="atLeast"/>
                  <w:ind w:left="0" w:firstLine="716" w:firstLineChars="200"/>
                  <w:jc w:val="left"/>
                  <w:textAlignment w:val="baseline"/>
                </w:pPr>
              </w:pPrChange>
            </w:pPr>
            <w:r>
              <w:rPr>
                <w:rFonts w:hint="eastAsia" w:ascii="楷体" w:hAnsi="楷体" w:eastAsia="楷体" w:cs="楷体"/>
                <w:snapToGrid w:val="0"/>
                <w:color w:val="000000"/>
                <w:spacing w:val="-1"/>
                <w:kern w:val="0"/>
                <w:sz w:val="36"/>
                <w:szCs w:val="36"/>
                <w:lang w:val="en-US" w:eastAsia="zh-CN"/>
              </w:rPr>
              <w:t>1.</w:t>
            </w:r>
            <w:r>
              <w:rPr>
                <w:rFonts w:hint="eastAsia" w:ascii="楷体" w:hAnsi="楷体" w:eastAsia="楷体" w:cs="楷体"/>
                <w:snapToGrid w:val="0"/>
                <w:color w:val="000000"/>
                <w:spacing w:val="-1"/>
                <w:kern w:val="0"/>
                <w:sz w:val="36"/>
                <w:szCs w:val="36"/>
                <w:lang w:val="en-US" w:eastAsia="en-US"/>
              </w:rPr>
              <w:t xml:space="preserve">数字内容开发：优先完成“单乐器模型+扫码显示+基础音频”的MVP版本，验证WebAR加载与定位稳定性；逐步迭代开发乐手3D低模、演奏动画及轻量化AR虚拟舞台，编写交互程序。 </w:t>
            </w:r>
          </w:p>
          <w:p w14:paraId="13395D8E">
            <w:pPr>
              <w:keepNext w:val="0"/>
              <w:keepLines w:val="0"/>
              <w:pageBreakBefore w:val="0"/>
              <w:widowControl/>
              <w:kinsoku w:val="0"/>
              <w:wordWrap/>
              <w:overflowPunct/>
              <w:topLinePunct w:val="0"/>
              <w:autoSpaceDE/>
              <w:autoSpaceDN/>
              <w:bidi w:val="0"/>
              <w:adjustRightInd w:val="0"/>
              <w:snapToGrid w:val="0"/>
              <w:spacing w:before="118" w:after="0" w:line="400" w:lineRule="atLeast"/>
              <w:ind w:left="0" w:firstLine="716" w:firstLineChars="200"/>
              <w:jc w:val="left"/>
              <w:textAlignment w:val="baseline"/>
              <w:rPr>
                <w:rFonts w:hint="eastAsia" w:ascii="楷体" w:hAnsi="楷体" w:eastAsia="楷体" w:cs="楷体"/>
                <w:snapToGrid w:val="0"/>
                <w:color w:val="000000"/>
                <w:spacing w:val="-1"/>
                <w:kern w:val="0"/>
                <w:sz w:val="36"/>
                <w:szCs w:val="36"/>
                <w:lang w:val="en-US" w:eastAsia="en-US"/>
              </w:rPr>
              <w:pPrChange w:id="11" w:author="谮樟帐肥邑" w:date="2025-12-29T12:52:37Z">
                <w:pPr>
                  <w:keepNext w:val="0"/>
                  <w:keepLines w:val="0"/>
                  <w:pageBreakBefore w:val="0"/>
                  <w:widowControl/>
                  <w:kinsoku w:val="0"/>
                  <w:wordWrap/>
                  <w:overflowPunct/>
                  <w:topLinePunct w:val="0"/>
                  <w:autoSpaceDE/>
                  <w:autoSpaceDN/>
                  <w:bidi w:val="0"/>
                  <w:adjustRightInd w:val="0"/>
                  <w:snapToGrid w:val="0"/>
                  <w:spacing w:before="118" w:after="0" w:line="400" w:lineRule="atLeast"/>
                  <w:ind w:left="0" w:firstLine="716" w:firstLineChars="200"/>
                  <w:jc w:val="left"/>
                  <w:textAlignment w:val="baseline"/>
                </w:pPr>
              </w:pPrChange>
            </w:pPr>
            <w:r>
              <w:rPr>
                <w:rFonts w:hint="eastAsia" w:ascii="楷体" w:hAnsi="楷体" w:eastAsia="楷体" w:cs="楷体"/>
                <w:snapToGrid w:val="0"/>
                <w:color w:val="000000"/>
                <w:spacing w:val="-1"/>
                <w:kern w:val="0"/>
                <w:sz w:val="36"/>
                <w:szCs w:val="36"/>
                <w:lang w:val="en-US" w:eastAsia="zh-CN"/>
              </w:rPr>
              <w:t>2.</w:t>
            </w:r>
            <w:r>
              <w:rPr>
                <w:rFonts w:hint="eastAsia" w:ascii="楷体" w:hAnsi="楷体" w:eastAsia="楷体" w:cs="楷体"/>
                <w:snapToGrid w:val="0"/>
                <w:color w:val="000000"/>
                <w:spacing w:val="-1"/>
                <w:kern w:val="0"/>
                <w:sz w:val="36"/>
                <w:szCs w:val="36"/>
                <w:lang w:val="en-US" w:eastAsia="en-US"/>
              </w:rPr>
              <w:t xml:space="preserve">实体文创打样：完成冰箱贴与底座的3D建模、外观设计，联系厂家小批量打样；重点测试NFC感应灵敏度、实物印刷对AR识别图的影响，反复调整优化。 </w:t>
            </w:r>
          </w:p>
          <w:p w14:paraId="266760C8">
            <w:pPr>
              <w:keepNext w:val="0"/>
              <w:keepLines w:val="0"/>
              <w:pageBreakBefore w:val="0"/>
              <w:widowControl/>
              <w:kinsoku w:val="0"/>
              <w:wordWrap/>
              <w:overflowPunct/>
              <w:topLinePunct w:val="0"/>
              <w:autoSpaceDE/>
              <w:autoSpaceDN/>
              <w:bidi w:val="0"/>
              <w:adjustRightInd w:val="0"/>
              <w:snapToGrid w:val="0"/>
              <w:spacing w:before="118" w:after="0" w:line="400" w:lineRule="atLeast"/>
              <w:ind w:left="0" w:firstLine="716" w:firstLineChars="200"/>
              <w:jc w:val="left"/>
              <w:textAlignment w:val="baseline"/>
              <w:rPr>
                <w:rFonts w:hint="eastAsia" w:ascii="楷体" w:hAnsi="楷体" w:eastAsia="楷体" w:cs="楷体"/>
                <w:snapToGrid w:val="0"/>
                <w:color w:val="000000"/>
                <w:spacing w:val="-1"/>
                <w:kern w:val="0"/>
                <w:sz w:val="36"/>
                <w:szCs w:val="36"/>
                <w:lang w:val="en-US" w:eastAsia="en-US"/>
              </w:rPr>
              <w:pPrChange w:id="12" w:author="谮樟帐肥邑" w:date="2025-12-29T12:52:37Z">
                <w:pPr>
                  <w:keepNext w:val="0"/>
                  <w:keepLines w:val="0"/>
                  <w:pageBreakBefore w:val="0"/>
                  <w:widowControl/>
                  <w:kinsoku w:val="0"/>
                  <w:wordWrap/>
                  <w:overflowPunct/>
                  <w:topLinePunct w:val="0"/>
                  <w:autoSpaceDE/>
                  <w:autoSpaceDN/>
                  <w:bidi w:val="0"/>
                  <w:adjustRightInd w:val="0"/>
                  <w:snapToGrid w:val="0"/>
                  <w:spacing w:before="118" w:after="0" w:line="400" w:lineRule="atLeast"/>
                  <w:ind w:left="0" w:firstLine="716" w:firstLineChars="200"/>
                  <w:jc w:val="left"/>
                  <w:textAlignment w:val="baseline"/>
                </w:pPr>
              </w:pPrChange>
            </w:pPr>
            <w:r>
              <w:rPr>
                <w:rFonts w:hint="eastAsia" w:ascii="楷体" w:hAnsi="楷体" w:eastAsia="楷体" w:cs="楷体"/>
                <w:snapToGrid w:val="0"/>
                <w:color w:val="000000"/>
                <w:spacing w:val="-1"/>
                <w:kern w:val="0"/>
                <w:sz w:val="36"/>
                <w:szCs w:val="36"/>
                <w:lang w:val="en-US" w:eastAsia="zh-CN"/>
              </w:rPr>
              <w:t>3.</w:t>
            </w:r>
            <w:r>
              <w:rPr>
                <w:rFonts w:hint="eastAsia" w:ascii="楷体" w:hAnsi="楷体" w:eastAsia="楷体" w:cs="楷体"/>
                <w:snapToGrid w:val="0"/>
                <w:color w:val="000000"/>
                <w:spacing w:val="-1"/>
                <w:kern w:val="0"/>
                <w:sz w:val="36"/>
                <w:szCs w:val="36"/>
                <w:lang w:val="en-US" w:eastAsia="en-US"/>
              </w:rPr>
              <w:t xml:space="preserve">内部测试迭代：在项目组及同学范围内开展多轮测试，收集交互手感、视觉效果的反馈，快速迭代产品细节，确保体验流畅。 </w:t>
            </w:r>
          </w:p>
          <w:p w14:paraId="003D1E17">
            <w:pPr>
              <w:widowControl/>
              <w:kinsoku w:val="0"/>
              <w:autoSpaceDE/>
              <w:autoSpaceDN/>
              <w:adjustRightInd w:val="0"/>
              <w:snapToGrid w:val="0"/>
              <w:spacing w:before="117" w:after="0" w:line="400" w:lineRule="atLeast"/>
              <w:ind w:left="0" w:firstLine="699" w:firstLineChars="200"/>
              <w:jc w:val="left"/>
              <w:textAlignment w:val="baseline"/>
              <w:rPr>
                <w:rFonts w:ascii="楷体" w:hAnsi="楷体" w:eastAsia="楷体" w:cs="楷体"/>
                <w:b/>
                <w:bCs/>
                <w:snapToGrid w:val="0"/>
                <w:color w:val="000000"/>
                <w:spacing w:val="-6"/>
                <w:kern w:val="0"/>
                <w:sz w:val="36"/>
                <w:szCs w:val="36"/>
                <w:lang w:eastAsia="en-US"/>
              </w:rPr>
              <w:pPrChange w:id="13" w:author="谮樟帐肥邑" w:date="2025-12-29T12:52:37Z">
                <w:pPr>
                  <w:widowControl/>
                  <w:kinsoku w:val="0"/>
                  <w:autoSpaceDE/>
                  <w:autoSpaceDN/>
                  <w:adjustRightInd w:val="0"/>
                  <w:snapToGrid w:val="0"/>
                  <w:spacing w:before="117" w:after="0" w:line="217" w:lineRule="auto"/>
                  <w:ind w:left="0" w:firstLine="699" w:firstLineChars="200"/>
                  <w:jc w:val="left"/>
                  <w:textAlignment w:val="baseline"/>
                </w:pPr>
              </w:pPrChange>
            </w:pPr>
            <w:r>
              <w:rPr>
                <w:rFonts w:ascii="楷体" w:hAnsi="楷体" w:eastAsia="楷体" w:cs="楷体"/>
                <w:b/>
                <w:bCs/>
                <w:snapToGrid w:val="0"/>
                <w:color w:val="000000"/>
                <w:spacing w:val="-6"/>
                <w:kern w:val="0"/>
                <w:sz w:val="36"/>
                <w:szCs w:val="36"/>
                <w:lang w:eastAsia="en-US"/>
              </w:rPr>
              <w:t>第三阶段：校园试点与成果总结（第</w:t>
            </w:r>
            <w:r>
              <w:rPr>
                <w:rFonts w:hint="eastAsia" w:ascii="楷体" w:hAnsi="楷体" w:eastAsia="楷体" w:cs="楷体"/>
                <w:b/>
                <w:bCs/>
                <w:snapToGrid w:val="0"/>
                <w:color w:val="000000"/>
                <w:spacing w:val="-6"/>
                <w:kern w:val="0"/>
                <w:sz w:val="36"/>
                <w:szCs w:val="36"/>
                <w:lang w:val="en-US" w:eastAsia="zh-CN"/>
              </w:rPr>
              <w:t>10</w:t>
            </w:r>
            <w:r>
              <w:rPr>
                <w:rFonts w:ascii="楷体" w:hAnsi="楷体" w:eastAsia="楷体" w:cs="楷体"/>
                <w:b/>
                <w:bCs/>
                <w:snapToGrid w:val="0"/>
                <w:color w:val="000000"/>
                <w:spacing w:val="-6"/>
                <w:kern w:val="0"/>
                <w:sz w:val="36"/>
                <w:szCs w:val="36"/>
                <w:lang w:eastAsia="en-US"/>
              </w:rPr>
              <w:t>-</w:t>
            </w:r>
            <w:r>
              <w:rPr>
                <w:rFonts w:hint="eastAsia" w:ascii="楷体" w:hAnsi="楷体" w:eastAsia="楷体" w:cs="楷体"/>
                <w:b/>
                <w:bCs/>
                <w:snapToGrid w:val="0"/>
                <w:color w:val="000000"/>
                <w:spacing w:val="-6"/>
                <w:kern w:val="0"/>
                <w:sz w:val="36"/>
                <w:szCs w:val="36"/>
                <w:lang w:val="en-US" w:eastAsia="zh-CN"/>
              </w:rPr>
              <w:t>12月</w:t>
            </w:r>
            <w:r>
              <w:rPr>
                <w:rFonts w:ascii="楷体" w:hAnsi="楷体" w:eastAsia="楷体" w:cs="楷体"/>
                <w:b/>
                <w:bCs/>
                <w:snapToGrid w:val="0"/>
                <w:color w:val="000000"/>
                <w:spacing w:val="-6"/>
                <w:kern w:val="0"/>
                <w:sz w:val="36"/>
                <w:szCs w:val="36"/>
                <w:lang w:eastAsia="en-US"/>
              </w:rPr>
              <w:t xml:space="preserve">） </w:t>
            </w:r>
          </w:p>
          <w:p w14:paraId="73345946">
            <w:pPr>
              <w:keepNext w:val="0"/>
              <w:keepLines w:val="0"/>
              <w:pageBreakBefore w:val="0"/>
              <w:widowControl/>
              <w:kinsoku w:val="0"/>
              <w:wordWrap/>
              <w:overflowPunct/>
              <w:topLinePunct w:val="0"/>
              <w:autoSpaceDE/>
              <w:autoSpaceDN/>
              <w:bidi w:val="0"/>
              <w:adjustRightInd w:val="0"/>
              <w:snapToGrid w:val="0"/>
              <w:spacing w:before="118" w:after="0" w:line="400" w:lineRule="atLeast"/>
              <w:ind w:left="0" w:firstLine="719" w:firstLineChars="200"/>
              <w:jc w:val="left"/>
              <w:textAlignment w:val="baseline"/>
              <w:rPr>
                <w:rFonts w:hint="eastAsia" w:ascii="楷体" w:hAnsi="楷体" w:eastAsia="楷体" w:cs="楷体"/>
                <w:snapToGrid w:val="0"/>
                <w:color w:val="000000"/>
                <w:spacing w:val="-1"/>
                <w:kern w:val="0"/>
                <w:sz w:val="36"/>
                <w:szCs w:val="36"/>
                <w:lang w:val="en-US" w:eastAsia="en-US"/>
              </w:rPr>
              <w:pPrChange w:id="14" w:author="谮樟帐肥邑" w:date="2025-12-29T12:52:37Z">
                <w:pPr>
                  <w:keepNext w:val="0"/>
                  <w:keepLines w:val="0"/>
                  <w:pageBreakBefore w:val="0"/>
                  <w:widowControl/>
                  <w:kinsoku w:val="0"/>
                  <w:wordWrap/>
                  <w:overflowPunct/>
                  <w:topLinePunct w:val="0"/>
                  <w:autoSpaceDE/>
                  <w:autoSpaceDN/>
                  <w:bidi w:val="0"/>
                  <w:adjustRightInd w:val="0"/>
                  <w:snapToGrid w:val="0"/>
                  <w:spacing w:before="118" w:after="0" w:line="400" w:lineRule="atLeast"/>
                  <w:ind w:left="0" w:firstLine="719" w:firstLineChars="200"/>
                  <w:jc w:val="left"/>
                  <w:textAlignment w:val="baseline"/>
                </w:pPr>
              </w:pPrChange>
            </w:pPr>
            <w:r>
              <w:rPr>
                <w:rFonts w:hint="eastAsia" w:ascii="楷体" w:hAnsi="楷体" w:eastAsia="楷体" w:cs="楷体"/>
                <w:b/>
                <w:bCs/>
                <w:snapToGrid w:val="0"/>
                <w:color w:val="000000"/>
                <w:spacing w:val="-1"/>
                <w:kern w:val="0"/>
                <w:sz w:val="36"/>
                <w:szCs w:val="36"/>
                <w:lang w:val="en-US" w:eastAsia="zh-CN"/>
              </w:rPr>
              <w:t>1.</w:t>
            </w:r>
            <w:r>
              <w:rPr>
                <w:rFonts w:hint="eastAsia" w:ascii="楷体" w:hAnsi="楷体" w:eastAsia="楷体" w:cs="楷体"/>
                <w:b/>
                <w:bCs/>
                <w:snapToGrid w:val="0"/>
                <w:color w:val="000000"/>
                <w:spacing w:val="-1"/>
                <w:kern w:val="0"/>
                <w:sz w:val="36"/>
                <w:szCs w:val="36"/>
                <w:lang w:val="en-US" w:eastAsia="en-US"/>
              </w:rPr>
              <w:t>校园场景试点：</w:t>
            </w:r>
            <w:r>
              <w:rPr>
                <w:rFonts w:hint="eastAsia" w:ascii="楷体" w:hAnsi="楷体" w:eastAsia="楷体" w:cs="楷体"/>
                <w:snapToGrid w:val="0"/>
                <w:color w:val="000000"/>
                <w:spacing w:val="-1"/>
                <w:kern w:val="0"/>
                <w:sz w:val="36"/>
                <w:szCs w:val="36"/>
                <w:lang w:val="en-US" w:eastAsia="en-US"/>
              </w:rPr>
              <w:t>与校内梧桐雨文创店、艺术学院展厅洽谈，设置产品体验区，收集真实用户反馈，探索“校园美育文创伴手礼”的落地可行性。</w:t>
            </w:r>
          </w:p>
          <w:p w14:paraId="5E0C2EFB">
            <w:pPr>
              <w:keepNext w:val="0"/>
              <w:keepLines w:val="0"/>
              <w:pageBreakBefore w:val="0"/>
              <w:widowControl/>
              <w:kinsoku w:val="0"/>
              <w:wordWrap/>
              <w:overflowPunct/>
              <w:topLinePunct w:val="0"/>
              <w:autoSpaceDE/>
              <w:autoSpaceDN/>
              <w:bidi w:val="0"/>
              <w:adjustRightInd w:val="0"/>
              <w:snapToGrid w:val="0"/>
              <w:spacing w:before="118" w:after="0" w:line="400" w:lineRule="atLeast"/>
              <w:ind w:left="0" w:firstLine="719" w:firstLineChars="200"/>
              <w:jc w:val="left"/>
              <w:textAlignment w:val="baseline"/>
              <w:rPr>
                <w:rFonts w:hint="eastAsia" w:ascii="楷体" w:hAnsi="楷体" w:eastAsia="楷体" w:cs="楷体"/>
                <w:snapToGrid w:val="0"/>
                <w:color w:val="000000"/>
                <w:spacing w:val="-1"/>
                <w:kern w:val="0"/>
                <w:sz w:val="36"/>
                <w:szCs w:val="36"/>
                <w:lang w:val="en-US" w:eastAsia="en-US"/>
              </w:rPr>
              <w:pPrChange w:id="15" w:author="谮樟帐肥邑" w:date="2025-12-29T12:52:37Z">
                <w:pPr>
                  <w:keepNext w:val="0"/>
                  <w:keepLines w:val="0"/>
                  <w:pageBreakBefore w:val="0"/>
                  <w:widowControl/>
                  <w:kinsoku w:val="0"/>
                  <w:wordWrap/>
                  <w:overflowPunct/>
                  <w:topLinePunct w:val="0"/>
                  <w:autoSpaceDE/>
                  <w:autoSpaceDN/>
                  <w:bidi w:val="0"/>
                  <w:adjustRightInd w:val="0"/>
                  <w:snapToGrid w:val="0"/>
                  <w:spacing w:before="118" w:after="0" w:line="400" w:lineRule="atLeast"/>
                  <w:ind w:left="0" w:firstLine="719" w:firstLineChars="200"/>
                  <w:jc w:val="left"/>
                  <w:textAlignment w:val="baseline"/>
                </w:pPr>
              </w:pPrChange>
            </w:pPr>
            <w:r>
              <w:rPr>
                <w:rFonts w:hint="eastAsia" w:ascii="楷体" w:hAnsi="楷体" w:eastAsia="楷体" w:cs="楷体"/>
                <w:b/>
                <w:bCs/>
                <w:snapToGrid w:val="0"/>
                <w:color w:val="000000"/>
                <w:spacing w:val="-1"/>
                <w:kern w:val="0"/>
                <w:sz w:val="36"/>
                <w:szCs w:val="36"/>
                <w:lang w:val="en-US" w:eastAsia="zh-CN"/>
              </w:rPr>
              <w:t>2.</w:t>
            </w:r>
            <w:r>
              <w:rPr>
                <w:rFonts w:hint="eastAsia" w:ascii="楷体" w:hAnsi="楷体" w:eastAsia="楷体" w:cs="楷体"/>
                <w:b/>
                <w:bCs/>
                <w:snapToGrid w:val="0"/>
                <w:color w:val="000000"/>
                <w:spacing w:val="-1"/>
                <w:kern w:val="0"/>
                <w:sz w:val="36"/>
                <w:szCs w:val="36"/>
                <w:lang w:val="en-US" w:eastAsia="en-US"/>
              </w:rPr>
              <w:t>项目结题验收：</w:t>
            </w:r>
            <w:r>
              <w:rPr>
                <w:rFonts w:hint="eastAsia" w:ascii="楷体" w:hAnsi="楷体" w:eastAsia="楷体" w:cs="楷体"/>
                <w:snapToGrid w:val="0"/>
                <w:color w:val="000000"/>
                <w:spacing w:val="-1"/>
                <w:kern w:val="0"/>
                <w:sz w:val="36"/>
                <w:szCs w:val="36"/>
                <w:lang w:val="en-US" w:eastAsia="en-US"/>
              </w:rPr>
              <w:t>整理设计图纸、代码文档、测试数据，撰写结题报告，明确校园美育文创的核心价值。</w:t>
            </w:r>
          </w:p>
          <w:p w14:paraId="022D1253">
            <w:pPr>
              <w:keepNext w:val="0"/>
              <w:keepLines w:val="0"/>
              <w:pageBreakBefore w:val="0"/>
              <w:widowControl/>
              <w:kinsoku w:val="0"/>
              <w:wordWrap/>
              <w:overflowPunct/>
              <w:topLinePunct w:val="0"/>
              <w:autoSpaceDE/>
              <w:autoSpaceDN/>
              <w:bidi w:val="0"/>
              <w:adjustRightInd w:val="0"/>
              <w:snapToGrid w:val="0"/>
              <w:spacing w:before="118" w:after="0" w:line="400" w:lineRule="atLeast"/>
              <w:ind w:left="0" w:firstLine="719" w:firstLineChars="200"/>
              <w:jc w:val="left"/>
              <w:textAlignment w:val="baseline"/>
              <w:rPr>
                <w:ins w:id="17" w:author="谮樟帐肥邑" w:date="2025-12-29T12:56:01Z"/>
                <w:rFonts w:hint="eastAsia" w:ascii="楷体" w:hAnsi="楷体" w:eastAsia="楷体" w:cs="楷体"/>
                <w:snapToGrid w:val="0"/>
                <w:color w:val="000000"/>
                <w:spacing w:val="-1"/>
                <w:kern w:val="0"/>
                <w:sz w:val="36"/>
                <w:szCs w:val="36"/>
                <w:lang w:val="en-US" w:eastAsia="en-US"/>
              </w:rPr>
              <w:pPrChange w:id="16" w:author="谮樟帐肥邑" w:date="2025-12-29T12:52:37Z">
                <w:pPr>
                  <w:keepNext w:val="0"/>
                  <w:keepLines w:val="0"/>
                  <w:pageBreakBefore w:val="0"/>
                  <w:widowControl/>
                  <w:kinsoku w:val="0"/>
                  <w:wordWrap/>
                  <w:overflowPunct/>
                  <w:topLinePunct w:val="0"/>
                  <w:autoSpaceDE/>
                  <w:autoSpaceDN/>
                  <w:bidi w:val="0"/>
                  <w:adjustRightInd w:val="0"/>
                  <w:snapToGrid w:val="0"/>
                  <w:spacing w:before="118" w:after="0" w:line="400" w:lineRule="atLeast"/>
                  <w:ind w:left="0" w:firstLine="719" w:firstLineChars="200"/>
                  <w:jc w:val="left"/>
                  <w:textAlignment w:val="baseline"/>
                </w:pPr>
              </w:pPrChange>
            </w:pPr>
            <w:r>
              <w:rPr>
                <w:rFonts w:hint="eastAsia" w:ascii="楷体" w:hAnsi="楷体" w:eastAsia="楷体" w:cs="楷体"/>
                <w:b/>
                <w:bCs/>
                <w:snapToGrid w:val="0"/>
                <w:color w:val="000000"/>
                <w:spacing w:val="-1"/>
                <w:kern w:val="0"/>
                <w:sz w:val="36"/>
                <w:szCs w:val="36"/>
                <w:lang w:val="en-US" w:eastAsia="zh-CN"/>
              </w:rPr>
              <w:t>3.</w:t>
            </w:r>
            <w:r>
              <w:rPr>
                <w:rFonts w:hint="eastAsia" w:ascii="楷体" w:hAnsi="楷体" w:eastAsia="楷体" w:cs="楷体"/>
                <w:b/>
                <w:bCs/>
                <w:snapToGrid w:val="0"/>
                <w:color w:val="000000"/>
                <w:spacing w:val="-1"/>
                <w:kern w:val="0"/>
                <w:sz w:val="36"/>
                <w:szCs w:val="36"/>
                <w:lang w:val="en-US" w:eastAsia="en-US"/>
              </w:rPr>
              <w:t>成果展示答辩：</w:t>
            </w:r>
            <w:r>
              <w:rPr>
                <w:rFonts w:hint="eastAsia" w:ascii="楷体" w:hAnsi="楷体" w:eastAsia="楷体" w:cs="楷体"/>
                <w:snapToGrid w:val="0"/>
                <w:color w:val="000000"/>
                <w:spacing w:val="-1"/>
                <w:kern w:val="0"/>
                <w:sz w:val="36"/>
                <w:szCs w:val="36"/>
                <w:lang w:val="en-US" w:eastAsia="en-US"/>
              </w:rPr>
              <w:t>制作演示视频与PPT，复盘项目全过程，完成大创项目最终答辩。</w:t>
            </w:r>
          </w:p>
          <w:p w14:paraId="5F57D841">
            <w:pPr>
              <w:keepNext w:val="0"/>
              <w:keepLines w:val="0"/>
              <w:pageBreakBefore w:val="0"/>
              <w:widowControl/>
              <w:kinsoku w:val="0"/>
              <w:wordWrap/>
              <w:overflowPunct/>
              <w:topLinePunct w:val="0"/>
              <w:autoSpaceDE/>
              <w:autoSpaceDN/>
              <w:bidi w:val="0"/>
              <w:adjustRightInd w:val="0"/>
              <w:snapToGrid w:val="0"/>
              <w:spacing w:before="118" w:after="0" w:line="400" w:lineRule="atLeast"/>
              <w:ind w:left="0" w:firstLine="719" w:firstLineChars="200"/>
              <w:jc w:val="left"/>
              <w:textAlignment w:val="baseline"/>
              <w:rPr>
                <w:rFonts w:hint="eastAsia" w:ascii="楷体" w:hAnsi="楷体" w:eastAsia="楷体" w:cs="楷体"/>
                <w:snapToGrid w:val="0"/>
                <w:color w:val="000000"/>
                <w:spacing w:val="-1"/>
                <w:kern w:val="0"/>
                <w:sz w:val="36"/>
                <w:szCs w:val="36"/>
                <w:lang w:val="en-US" w:eastAsia="en-US"/>
              </w:rPr>
              <w:pPrChange w:id="18" w:author="谮樟帐肥邑" w:date="2025-12-29T12:52:37Z">
                <w:pPr>
                  <w:keepNext w:val="0"/>
                  <w:keepLines w:val="0"/>
                  <w:pageBreakBefore w:val="0"/>
                  <w:widowControl/>
                  <w:kinsoku w:val="0"/>
                  <w:wordWrap/>
                  <w:overflowPunct/>
                  <w:topLinePunct w:val="0"/>
                  <w:autoSpaceDE/>
                  <w:autoSpaceDN/>
                  <w:bidi w:val="0"/>
                  <w:adjustRightInd w:val="0"/>
                  <w:snapToGrid w:val="0"/>
                  <w:spacing w:before="118" w:after="0" w:line="400" w:lineRule="atLeast"/>
                  <w:ind w:left="0" w:firstLine="719" w:firstLineChars="200"/>
                  <w:jc w:val="left"/>
                  <w:textAlignment w:val="baseline"/>
                </w:pPr>
              </w:pPrChange>
            </w:pPr>
            <w:bookmarkStart w:id="0" w:name="_GoBack"/>
            <w:bookmarkEnd w:id="0"/>
          </w:p>
        </w:tc>
      </w:tr>
      <w:tr w14:paraId="27C40F4A">
        <w:tblPrEx>
          <w:tblCellMar>
            <w:top w:w="15" w:type="dxa"/>
            <w:left w:w="15" w:type="dxa"/>
            <w:bottom w:w="15" w:type="dxa"/>
            <w:right w:w="15" w:type="dxa"/>
          </w:tblCellMar>
        </w:tblPrEx>
        <w:trPr>
          <w:trHeight w:val="450" w:hRule="atLeast"/>
          <w:jc w:val="center"/>
        </w:trPr>
        <w:tc>
          <w:tcPr>
            <w:tcW w:w="12249" w:type="dxa"/>
            <w:gridSpan w:val="8"/>
            <w:tcBorders>
              <w:top w:val="single" w:color="808080" w:sz="6" w:space="0"/>
              <w:left w:val="single" w:color="808080" w:sz="6" w:space="0"/>
              <w:bottom w:val="single" w:color="808080" w:sz="6" w:space="0"/>
              <w:right w:val="single" w:color="808080" w:sz="6" w:space="0"/>
            </w:tcBorders>
            <w:vAlign w:val="center"/>
          </w:tcPr>
          <w:p w14:paraId="5B13F5A8">
            <w:pPr>
              <w:widowControl/>
              <w:wordWrap w:val="0"/>
              <w:jc w:val="left"/>
              <w:rPr>
                <w:rFonts w:hint="eastAsia" w:ascii="楷体" w:hAnsi="楷体" w:eastAsia="楷体" w:cs="楷体"/>
                <w:color w:val="000000"/>
                <w:kern w:val="0"/>
                <w:sz w:val="23"/>
                <w:szCs w:val="23"/>
              </w:rPr>
            </w:pPr>
            <w:r>
              <w:rPr>
                <w:rFonts w:hint="eastAsia" w:ascii="楷体" w:hAnsi="楷体" w:eastAsia="楷体" w:cs="楷体"/>
                <w:b/>
                <w:bCs/>
                <w:color w:val="000000"/>
                <w:kern w:val="0"/>
                <w:sz w:val="52"/>
                <w:szCs w:val="52"/>
              </w:rPr>
              <w:t>九、项目预期成果</w:t>
            </w:r>
          </w:p>
        </w:tc>
      </w:tr>
      <w:tr w14:paraId="282A5124">
        <w:tblPrEx>
          <w:tblCellMar>
            <w:top w:w="15" w:type="dxa"/>
            <w:left w:w="15" w:type="dxa"/>
            <w:bottom w:w="15" w:type="dxa"/>
            <w:right w:w="15" w:type="dxa"/>
          </w:tblCellMar>
        </w:tblPrEx>
        <w:trPr>
          <w:trHeight w:val="450" w:hRule="atLeast"/>
          <w:jc w:val="center"/>
        </w:trPr>
        <w:tc>
          <w:tcPr>
            <w:tcW w:w="12249"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p w14:paraId="2081A5BB">
            <w:pPr>
              <w:widowControl/>
              <w:kinsoku w:val="0"/>
              <w:autoSpaceDE/>
              <w:autoSpaceDN/>
              <w:adjustRightInd w:val="0"/>
              <w:snapToGrid w:val="0"/>
              <w:spacing w:before="288" w:after="0" w:line="400" w:lineRule="atLeast"/>
              <w:ind w:left="0" w:firstLine="711" w:firstLineChars="200"/>
              <w:jc w:val="left"/>
              <w:textAlignment w:val="baseline"/>
              <w:rPr>
                <w:rFonts w:ascii="楷体" w:hAnsi="楷体" w:eastAsia="楷体" w:cs="楷体"/>
                <w:b/>
                <w:bCs/>
                <w:snapToGrid w:val="0"/>
                <w:color w:val="000000"/>
                <w:spacing w:val="-3"/>
                <w:kern w:val="0"/>
                <w:sz w:val="36"/>
                <w:szCs w:val="36"/>
                <w:lang w:eastAsia="en-US"/>
              </w:rPr>
              <w:pPrChange w:id="19" w:author="谮樟帐肥邑" w:date="2025-12-29T12:52:54Z">
                <w:pPr>
                  <w:widowControl/>
                  <w:kinsoku w:val="0"/>
                  <w:autoSpaceDE/>
                  <w:autoSpaceDN/>
                  <w:adjustRightInd w:val="0"/>
                  <w:snapToGrid w:val="0"/>
                  <w:spacing w:before="288" w:after="0" w:line="212" w:lineRule="auto"/>
                  <w:ind w:left="0" w:firstLine="711" w:firstLineChars="200"/>
                  <w:jc w:val="left"/>
                  <w:textAlignment w:val="baseline"/>
                </w:pPr>
              </w:pPrChange>
            </w:pPr>
            <w:r>
              <w:rPr>
                <w:rFonts w:ascii="楷体" w:hAnsi="楷体" w:eastAsia="楷体" w:cs="楷体"/>
                <w:b/>
                <w:bCs/>
                <w:snapToGrid w:val="0"/>
                <w:color w:val="000000"/>
                <w:spacing w:val="-3"/>
                <w:kern w:val="0"/>
                <w:sz w:val="36"/>
                <w:szCs w:val="36"/>
                <w:lang w:eastAsia="en-US"/>
              </w:rPr>
              <w:t>校园美育文创产品</w:t>
            </w:r>
            <w:r>
              <w:rPr>
                <w:rFonts w:hint="eastAsia" w:ascii="楷体" w:hAnsi="楷体" w:eastAsia="楷体" w:cs="楷体"/>
                <w:b/>
                <w:bCs/>
                <w:snapToGrid w:val="0"/>
                <w:color w:val="000000"/>
                <w:spacing w:val="-3"/>
                <w:kern w:val="0"/>
                <w:sz w:val="36"/>
                <w:szCs w:val="36"/>
                <w:lang w:eastAsia="zh-CN"/>
              </w:rPr>
              <w:t>：</w:t>
            </w:r>
            <w:r>
              <w:rPr>
                <w:rFonts w:ascii="楷体" w:hAnsi="楷体" w:eastAsia="楷体" w:cs="楷体"/>
                <w:b w:val="0"/>
                <w:bCs w:val="0"/>
                <w:snapToGrid w:val="0"/>
                <w:color w:val="000000"/>
                <w:spacing w:val="-3"/>
                <w:kern w:val="0"/>
                <w:sz w:val="36"/>
                <w:szCs w:val="36"/>
                <w:lang w:eastAsia="en-US"/>
              </w:rPr>
              <w:t>产出一套具有华中大特色的“华小音”AR智能冰箱贴套装（含12款乐器主题冰箱贴及配套底座）。产品以校园演出地标为设计元素，集审美收藏、科技互动与美育体验于一体，是兼具校园文化属性与美育功能的特色文创载体。</w:t>
            </w:r>
            <w:r>
              <w:rPr>
                <w:rFonts w:ascii="楷体" w:hAnsi="楷体" w:eastAsia="楷体" w:cs="楷体"/>
                <w:b/>
                <w:bCs/>
                <w:snapToGrid w:val="0"/>
                <w:color w:val="000000"/>
                <w:spacing w:val="-3"/>
                <w:kern w:val="0"/>
                <w:sz w:val="36"/>
                <w:szCs w:val="36"/>
                <w:lang w:eastAsia="en-US"/>
              </w:rPr>
              <w:t xml:space="preserve"> </w:t>
            </w:r>
          </w:p>
          <w:p w14:paraId="4CF97288">
            <w:pPr>
              <w:widowControl/>
              <w:kinsoku w:val="0"/>
              <w:autoSpaceDE/>
              <w:autoSpaceDN/>
              <w:adjustRightInd w:val="0"/>
              <w:snapToGrid w:val="0"/>
              <w:spacing w:before="288" w:after="0" w:line="400" w:lineRule="atLeast"/>
              <w:ind w:left="0" w:firstLine="711" w:firstLineChars="200"/>
              <w:jc w:val="left"/>
              <w:textAlignment w:val="baseline"/>
              <w:rPr>
                <w:rFonts w:ascii="楷体" w:hAnsi="楷体" w:eastAsia="楷体" w:cs="楷体"/>
                <w:b w:val="0"/>
                <w:bCs w:val="0"/>
                <w:snapToGrid w:val="0"/>
                <w:color w:val="000000"/>
                <w:spacing w:val="-3"/>
                <w:kern w:val="0"/>
                <w:sz w:val="36"/>
                <w:szCs w:val="36"/>
                <w:lang w:eastAsia="en-US"/>
              </w:rPr>
              <w:pPrChange w:id="20" w:author="谮樟帐肥邑" w:date="2025-12-29T12:52:54Z">
                <w:pPr>
                  <w:widowControl/>
                  <w:kinsoku w:val="0"/>
                  <w:autoSpaceDE/>
                  <w:autoSpaceDN/>
                  <w:adjustRightInd w:val="0"/>
                  <w:snapToGrid w:val="0"/>
                  <w:spacing w:before="288" w:after="0" w:line="212" w:lineRule="auto"/>
                  <w:ind w:left="0" w:firstLine="711" w:firstLineChars="200"/>
                  <w:jc w:val="left"/>
                  <w:textAlignment w:val="baseline"/>
                </w:pPr>
              </w:pPrChange>
            </w:pPr>
            <w:r>
              <w:rPr>
                <w:rFonts w:ascii="楷体" w:hAnsi="楷体" w:eastAsia="楷体" w:cs="楷体"/>
                <w:b/>
                <w:bCs/>
                <w:snapToGrid w:val="0"/>
                <w:color w:val="000000"/>
                <w:spacing w:val="-3"/>
                <w:kern w:val="0"/>
                <w:sz w:val="36"/>
                <w:szCs w:val="36"/>
                <w:lang w:eastAsia="en-US"/>
              </w:rPr>
              <w:t>Web-AR美育交互系统</w:t>
            </w:r>
            <w:r>
              <w:rPr>
                <w:rFonts w:hint="eastAsia" w:ascii="楷体" w:hAnsi="楷体" w:eastAsia="楷体" w:cs="楷体"/>
                <w:b/>
                <w:bCs/>
                <w:snapToGrid w:val="0"/>
                <w:color w:val="000000"/>
                <w:spacing w:val="-3"/>
                <w:kern w:val="0"/>
                <w:sz w:val="36"/>
                <w:szCs w:val="36"/>
                <w:lang w:eastAsia="zh-CN"/>
              </w:rPr>
              <w:t>：</w:t>
            </w:r>
            <w:r>
              <w:rPr>
                <w:rFonts w:ascii="楷体" w:hAnsi="楷体" w:eastAsia="楷体" w:cs="楷体"/>
                <w:b w:val="0"/>
                <w:bCs w:val="0"/>
                <w:snapToGrid w:val="0"/>
                <w:color w:val="000000"/>
                <w:spacing w:val="-3"/>
                <w:kern w:val="0"/>
                <w:sz w:val="36"/>
                <w:szCs w:val="36"/>
                <w:lang w:eastAsia="en-US"/>
              </w:rPr>
              <w:t xml:space="preserve">开发一套轻量化Web-AR交互系统：无需下载APP，用户扫描文创实体即可在移动端体验虚拟音乐会、乐器互动等数字内容，实现“实体文创+虚拟美育”的虚实结合体验，适配校园场景的日常美育需求。 </w:t>
            </w:r>
          </w:p>
          <w:p w14:paraId="6468C012">
            <w:pPr>
              <w:widowControl/>
              <w:kinsoku w:val="0"/>
              <w:autoSpaceDE/>
              <w:autoSpaceDN/>
              <w:adjustRightInd w:val="0"/>
              <w:snapToGrid w:val="0"/>
              <w:spacing w:before="288" w:after="0" w:line="400" w:lineRule="atLeast"/>
              <w:ind w:left="0" w:firstLine="711" w:firstLineChars="200"/>
              <w:jc w:val="left"/>
              <w:textAlignment w:val="baseline"/>
              <w:rPr>
                <w:rFonts w:hint="eastAsia" w:ascii="楷体" w:hAnsi="楷体" w:eastAsia="楷体" w:cs="楷体"/>
                <w:b w:val="0"/>
                <w:bCs w:val="0"/>
                <w:snapToGrid w:val="0"/>
                <w:color w:val="000000"/>
                <w:spacing w:val="-2"/>
                <w:kern w:val="0"/>
                <w:sz w:val="36"/>
                <w:szCs w:val="36"/>
                <w:lang w:eastAsia="en-US"/>
              </w:rPr>
              <w:pPrChange w:id="21" w:author="谮樟帐肥邑" w:date="2025-12-29T12:52:54Z">
                <w:pPr>
                  <w:widowControl/>
                  <w:kinsoku w:val="0"/>
                  <w:autoSpaceDE/>
                  <w:autoSpaceDN/>
                  <w:adjustRightInd w:val="0"/>
                  <w:snapToGrid w:val="0"/>
                  <w:spacing w:before="288" w:after="0" w:line="212" w:lineRule="auto"/>
                  <w:ind w:left="0" w:firstLine="711" w:firstLineChars="200"/>
                  <w:jc w:val="left"/>
                  <w:textAlignment w:val="baseline"/>
                </w:pPr>
              </w:pPrChange>
            </w:pPr>
            <w:r>
              <w:rPr>
                <w:rFonts w:ascii="楷体" w:hAnsi="楷体" w:eastAsia="楷体" w:cs="楷体"/>
                <w:b/>
                <w:bCs/>
                <w:snapToGrid w:val="0"/>
                <w:color w:val="000000"/>
                <w:spacing w:val="-3"/>
                <w:kern w:val="0"/>
                <w:sz w:val="36"/>
                <w:szCs w:val="36"/>
                <w:lang w:eastAsia="en-US"/>
              </w:rPr>
              <w:t>项目研究成果</w:t>
            </w:r>
            <w:r>
              <w:rPr>
                <w:rFonts w:hint="eastAsia" w:ascii="楷体" w:hAnsi="楷体" w:eastAsia="楷体" w:cs="楷体"/>
                <w:b/>
                <w:bCs/>
                <w:snapToGrid w:val="0"/>
                <w:color w:val="000000"/>
                <w:spacing w:val="-3"/>
                <w:kern w:val="0"/>
                <w:sz w:val="36"/>
                <w:szCs w:val="36"/>
                <w:lang w:eastAsia="zh-CN"/>
              </w:rPr>
              <w:t>：</w:t>
            </w:r>
            <w:r>
              <w:rPr>
                <w:rFonts w:hint="eastAsia" w:ascii="楷体" w:hAnsi="楷体" w:eastAsia="楷体" w:cs="楷体"/>
                <w:snapToGrid w:val="0"/>
                <w:color w:val="000000"/>
                <w:spacing w:val="-2"/>
                <w:kern w:val="0"/>
                <w:sz w:val="36"/>
                <w:szCs w:val="36"/>
                <w:lang w:eastAsia="en-US"/>
              </w:rPr>
              <w:t>完成校园美育文创用户调研报告、产品设计文档及项目结题报告，系统梳理项目实施逻辑与成果价值；制作项目演示视频与答辩PPT，完整呈现“校园美育文创”的实践路径，顺利完成项目验收。</w:t>
            </w:r>
          </w:p>
          <w:p w14:paraId="05950ECA">
            <w:pPr>
              <w:widowControl/>
              <w:wordWrap w:val="0"/>
              <w:jc w:val="left"/>
              <w:rPr>
                <w:rFonts w:hint="eastAsia" w:ascii="楷体" w:hAnsi="楷体" w:eastAsia="楷体" w:cs="楷体"/>
                <w:color w:val="000000"/>
                <w:kern w:val="0"/>
                <w:sz w:val="23"/>
                <w:szCs w:val="23"/>
              </w:rPr>
            </w:pPr>
          </w:p>
        </w:tc>
      </w:tr>
      <w:tr w14:paraId="5A1CBE49">
        <w:tblPrEx>
          <w:tblCellMar>
            <w:top w:w="15" w:type="dxa"/>
            <w:left w:w="15" w:type="dxa"/>
            <w:bottom w:w="15" w:type="dxa"/>
            <w:right w:w="15" w:type="dxa"/>
          </w:tblCellMar>
        </w:tblPrEx>
        <w:trPr>
          <w:trHeight w:val="450" w:hRule="atLeast"/>
          <w:jc w:val="center"/>
        </w:trPr>
        <w:tc>
          <w:tcPr>
            <w:tcW w:w="12249" w:type="dxa"/>
            <w:gridSpan w:val="8"/>
            <w:tcBorders>
              <w:top w:val="single" w:color="808080" w:sz="6" w:space="0"/>
              <w:left w:val="single" w:color="808080" w:sz="6" w:space="0"/>
              <w:bottom w:val="single" w:color="808080" w:sz="6" w:space="0"/>
              <w:right w:val="single" w:color="808080" w:sz="6" w:space="0"/>
            </w:tcBorders>
            <w:vAlign w:val="center"/>
          </w:tcPr>
          <w:p w14:paraId="7A779F07">
            <w:pPr>
              <w:widowControl/>
              <w:wordWrap w:val="0"/>
              <w:jc w:val="left"/>
              <w:rPr>
                <w:rFonts w:ascii="微软雅黑" w:hAnsi="微软雅黑" w:eastAsia="微软雅黑" w:cs="宋体"/>
                <w:color w:val="000000"/>
                <w:kern w:val="0"/>
                <w:sz w:val="23"/>
                <w:szCs w:val="23"/>
              </w:rPr>
            </w:pPr>
            <w:r>
              <w:rPr>
                <w:rFonts w:hint="eastAsia" w:ascii="楷体" w:hAnsi="楷体" w:eastAsia="楷体" w:cs="楷体"/>
                <w:b/>
                <w:bCs/>
                <w:color w:val="000000"/>
                <w:kern w:val="0"/>
                <w:sz w:val="52"/>
                <w:szCs w:val="52"/>
              </w:rPr>
              <w:t>十、经费预算</w:t>
            </w:r>
          </w:p>
        </w:tc>
      </w:tr>
      <w:tr w14:paraId="353EEC6B">
        <w:tblPrEx>
          <w:tblCellMar>
            <w:top w:w="15" w:type="dxa"/>
            <w:left w:w="15" w:type="dxa"/>
            <w:bottom w:w="15" w:type="dxa"/>
            <w:right w:w="15" w:type="dxa"/>
          </w:tblCellMar>
        </w:tblPrEx>
        <w:trPr>
          <w:trHeight w:val="450" w:hRule="atLeast"/>
          <w:jc w:val="center"/>
        </w:trPr>
        <w:tc>
          <w:tcPr>
            <w:tcW w:w="12249" w:type="dxa"/>
            <w:gridSpan w:val="8"/>
            <w:tcBorders>
              <w:top w:val="single" w:color="808080" w:sz="6" w:space="0"/>
              <w:left w:val="single" w:color="808080" w:sz="6" w:space="0"/>
              <w:bottom w:val="single" w:color="808080" w:sz="6" w:space="0"/>
              <w:right w:val="single" w:color="808080" w:sz="6" w:space="0"/>
            </w:tcBorders>
            <w:tcMar>
              <w:top w:w="150" w:type="dxa"/>
              <w:left w:w="150" w:type="dxa"/>
              <w:bottom w:w="150" w:type="dxa"/>
              <w:right w:w="150" w:type="dxa"/>
            </w:tcMar>
            <w:vAlign w:val="center"/>
          </w:tcPr>
          <w:tbl>
            <w:tblPr>
              <w:tblStyle w:val="9"/>
              <w:tblW w:w="11680" w:type="dxa"/>
              <w:tblInd w:w="0" w:type="dxa"/>
              <w:tblLayout w:type="fixed"/>
              <w:tblCellMar>
                <w:top w:w="0" w:type="dxa"/>
                <w:left w:w="0" w:type="dxa"/>
                <w:bottom w:w="0" w:type="dxa"/>
                <w:right w:w="0" w:type="dxa"/>
              </w:tblCellMar>
            </w:tblPr>
            <w:tblGrid>
              <w:gridCol w:w="1745"/>
              <w:gridCol w:w="7633"/>
              <w:gridCol w:w="2302"/>
            </w:tblGrid>
            <w:tr w14:paraId="07045E11">
              <w:tblPrEx>
                <w:tblCellMar>
                  <w:top w:w="0" w:type="dxa"/>
                  <w:left w:w="0" w:type="dxa"/>
                  <w:bottom w:w="0" w:type="dxa"/>
                  <w:right w:w="0" w:type="dxa"/>
                </w:tblCellMar>
              </w:tblPrEx>
              <w:trPr>
                <w:trHeight w:val="450" w:hRule="atLeast"/>
              </w:trPr>
              <w:tc>
                <w:tcPr>
                  <w:tcW w:w="1745" w:type="dxa"/>
                  <w:tcBorders>
                    <w:top w:val="single" w:color="808080" w:sz="6" w:space="0"/>
                    <w:left w:val="single" w:color="808080" w:sz="6" w:space="0"/>
                    <w:bottom w:val="single" w:color="808080" w:sz="6" w:space="0"/>
                    <w:right w:val="single" w:color="808080" w:sz="6" w:space="0"/>
                  </w:tcBorders>
                </w:tcPr>
                <w:p w14:paraId="1BBCE258">
                  <w:pPr>
                    <w:widowControl/>
                    <w:wordWrap w:val="0"/>
                    <w:jc w:val="center"/>
                    <w:rPr>
                      <w:rFonts w:hint="eastAsia" w:ascii="宋体" w:hAnsi="宋体" w:eastAsia="宋体" w:cs="宋体"/>
                      <w:kern w:val="0"/>
                      <w:sz w:val="36"/>
                      <w:szCs w:val="36"/>
                    </w:rPr>
                  </w:pPr>
                  <w:r>
                    <w:rPr>
                      <w:rFonts w:hint="eastAsia" w:ascii="宋体" w:hAnsi="宋体" w:eastAsia="宋体" w:cs="宋体"/>
                      <w:kern w:val="0"/>
                      <w:sz w:val="36"/>
                      <w:szCs w:val="36"/>
                    </w:rPr>
                    <w:t>申请资助经费总额</w:t>
                  </w:r>
                </w:p>
              </w:tc>
              <w:tc>
                <w:tcPr>
                  <w:tcW w:w="7633" w:type="dxa"/>
                  <w:tcBorders>
                    <w:top w:val="single" w:color="808080" w:sz="6" w:space="0"/>
                    <w:left w:val="single" w:color="808080" w:sz="6" w:space="0"/>
                    <w:bottom w:val="single" w:color="808080" w:sz="6" w:space="0"/>
                    <w:right w:val="single" w:color="808080" w:sz="6" w:space="0"/>
                  </w:tcBorders>
                  <w:vAlign w:val="center"/>
                </w:tcPr>
                <w:p w14:paraId="38440C0E">
                  <w:pPr>
                    <w:widowControl/>
                    <w:wordWrap w:val="0"/>
                    <w:jc w:val="center"/>
                    <w:rPr>
                      <w:rFonts w:hint="eastAsia" w:ascii="宋体" w:hAnsi="宋体" w:eastAsia="宋体" w:cs="宋体"/>
                      <w:kern w:val="0"/>
                      <w:sz w:val="36"/>
                      <w:szCs w:val="36"/>
                    </w:rPr>
                  </w:pPr>
                  <w:r>
                    <w:rPr>
                      <w:rFonts w:hint="eastAsia" w:ascii="宋体" w:hAnsi="宋体" w:eastAsia="宋体" w:cs="宋体"/>
                      <w:kern w:val="0"/>
                      <w:sz w:val="36"/>
                      <w:szCs w:val="36"/>
                    </w:rPr>
                    <w:t>人民币</w:t>
                  </w:r>
                  <w:r>
                    <w:rPr>
                      <w:rFonts w:hint="eastAsia" w:ascii="宋体" w:hAnsi="宋体" w:eastAsia="宋体" w:cs="宋体"/>
                      <w:kern w:val="0"/>
                      <w:sz w:val="36"/>
                      <w:szCs w:val="36"/>
                      <w:lang w:val="en-US" w:eastAsia="zh-CN"/>
                    </w:rPr>
                    <w:t>二</w:t>
                  </w:r>
                  <w:r>
                    <w:rPr>
                      <w:rFonts w:hint="eastAsia" w:ascii="宋体" w:hAnsi="宋体" w:eastAsia="宋体" w:cs="宋体"/>
                      <w:kern w:val="0"/>
                      <w:sz w:val="36"/>
                      <w:szCs w:val="36"/>
                    </w:rPr>
                    <w:t>万元</w:t>
                  </w:r>
                </w:p>
              </w:tc>
              <w:tc>
                <w:tcPr>
                  <w:tcW w:w="2302" w:type="dxa"/>
                  <w:tcBorders>
                    <w:top w:val="single" w:color="808080" w:sz="6" w:space="0"/>
                    <w:left w:val="single" w:color="808080" w:sz="6" w:space="0"/>
                    <w:bottom w:val="single" w:color="808080" w:sz="6" w:space="0"/>
                    <w:right w:val="single" w:color="808080" w:sz="6" w:space="0"/>
                  </w:tcBorders>
                </w:tcPr>
                <w:p w14:paraId="258F56DF">
                  <w:pPr>
                    <w:widowControl/>
                    <w:wordWrap w:val="0"/>
                    <w:jc w:val="left"/>
                    <w:rPr>
                      <w:rFonts w:hint="eastAsia" w:ascii="宋体" w:hAnsi="宋体" w:eastAsia="宋体" w:cs="宋体"/>
                      <w:kern w:val="0"/>
                      <w:sz w:val="36"/>
                      <w:szCs w:val="36"/>
                    </w:rPr>
                  </w:pPr>
                </w:p>
              </w:tc>
            </w:tr>
            <w:tr w14:paraId="1AAADDC4">
              <w:tblPrEx>
                <w:tblCellMar>
                  <w:top w:w="0" w:type="dxa"/>
                  <w:left w:w="0" w:type="dxa"/>
                  <w:bottom w:w="0" w:type="dxa"/>
                  <w:right w:w="0" w:type="dxa"/>
                </w:tblCellMar>
              </w:tblPrEx>
              <w:trPr>
                <w:trHeight w:val="450" w:hRule="atLeast"/>
              </w:trPr>
              <w:tc>
                <w:tcPr>
                  <w:tcW w:w="1745" w:type="dxa"/>
                  <w:vMerge w:val="restart"/>
                  <w:tcBorders>
                    <w:top w:val="single" w:color="808080" w:sz="6" w:space="0"/>
                    <w:left w:val="single" w:color="808080" w:sz="6" w:space="0"/>
                    <w:bottom w:val="single" w:color="808080" w:sz="6" w:space="0"/>
                    <w:right w:val="single" w:color="808080" w:sz="6" w:space="0"/>
                  </w:tcBorders>
                  <w:vAlign w:val="center"/>
                </w:tcPr>
                <w:p w14:paraId="4D99565E">
                  <w:pPr>
                    <w:widowControl/>
                    <w:wordWrap w:val="0"/>
                    <w:jc w:val="center"/>
                    <w:rPr>
                      <w:rFonts w:hint="eastAsia" w:ascii="宋体" w:hAnsi="宋体" w:eastAsia="宋体" w:cs="宋体"/>
                      <w:kern w:val="0"/>
                      <w:sz w:val="36"/>
                      <w:szCs w:val="36"/>
                    </w:rPr>
                  </w:pPr>
                  <w:r>
                    <w:rPr>
                      <w:rFonts w:hint="eastAsia" w:ascii="宋体" w:hAnsi="宋体" w:eastAsia="宋体" w:cs="宋体"/>
                      <w:kern w:val="0"/>
                      <w:sz w:val="36"/>
                      <w:szCs w:val="36"/>
                    </w:rPr>
                    <w:t>开支类别与金额</w:t>
                  </w:r>
                </w:p>
                <w:p w14:paraId="0E9323BA">
                  <w:pPr>
                    <w:widowControl/>
                    <w:wordWrap w:val="0"/>
                    <w:jc w:val="center"/>
                    <w:rPr>
                      <w:rFonts w:hint="eastAsia" w:ascii="宋体" w:hAnsi="宋体" w:eastAsia="宋体" w:cs="宋体"/>
                      <w:kern w:val="0"/>
                      <w:sz w:val="36"/>
                      <w:szCs w:val="36"/>
                    </w:rPr>
                  </w:pPr>
                </w:p>
              </w:tc>
              <w:tc>
                <w:tcPr>
                  <w:tcW w:w="7633" w:type="dxa"/>
                  <w:tcBorders>
                    <w:top w:val="single" w:color="808080" w:sz="6" w:space="0"/>
                    <w:left w:val="single" w:color="808080" w:sz="6" w:space="0"/>
                    <w:bottom w:val="single" w:color="808080" w:sz="6" w:space="0"/>
                    <w:right w:val="single" w:color="808080" w:sz="6" w:space="0"/>
                  </w:tcBorders>
                  <w:vAlign w:val="center"/>
                </w:tcPr>
                <w:p w14:paraId="3DCE464D">
                  <w:pPr>
                    <w:widowControl/>
                    <w:wordWrap w:val="0"/>
                    <w:jc w:val="center"/>
                    <w:rPr>
                      <w:rFonts w:hint="eastAsia" w:ascii="宋体" w:hAnsi="宋体" w:eastAsia="宋体" w:cs="宋体"/>
                      <w:kern w:val="0"/>
                      <w:sz w:val="36"/>
                      <w:szCs w:val="36"/>
                    </w:rPr>
                  </w:pPr>
                  <w:r>
                    <w:rPr>
                      <w:rFonts w:hint="eastAsia" w:ascii="宋体" w:hAnsi="宋体" w:eastAsia="宋体" w:cs="宋体"/>
                      <w:kern w:val="0"/>
                      <w:sz w:val="36"/>
                      <w:szCs w:val="36"/>
                    </w:rPr>
                    <w:t>开支类别</w:t>
                  </w:r>
                </w:p>
              </w:tc>
              <w:tc>
                <w:tcPr>
                  <w:tcW w:w="2302" w:type="dxa"/>
                  <w:tcBorders>
                    <w:top w:val="single" w:color="808080" w:sz="6" w:space="0"/>
                    <w:left w:val="single" w:color="808080" w:sz="6" w:space="0"/>
                    <w:bottom w:val="single" w:color="808080" w:sz="6" w:space="0"/>
                    <w:right w:val="single" w:color="808080" w:sz="6" w:space="0"/>
                  </w:tcBorders>
                  <w:vAlign w:val="center"/>
                </w:tcPr>
                <w:p w14:paraId="2D6BC680">
                  <w:pPr>
                    <w:widowControl/>
                    <w:wordWrap w:val="0"/>
                    <w:jc w:val="center"/>
                    <w:rPr>
                      <w:rFonts w:hint="eastAsia" w:ascii="宋体" w:hAnsi="宋体" w:eastAsia="宋体" w:cs="宋体"/>
                      <w:kern w:val="0"/>
                      <w:sz w:val="36"/>
                      <w:szCs w:val="36"/>
                    </w:rPr>
                  </w:pPr>
                  <w:r>
                    <w:rPr>
                      <w:rFonts w:hint="eastAsia" w:ascii="宋体" w:hAnsi="宋体" w:eastAsia="宋体" w:cs="宋体"/>
                      <w:kern w:val="0"/>
                      <w:sz w:val="36"/>
                      <w:szCs w:val="36"/>
                    </w:rPr>
                    <w:t>金额</w:t>
                  </w:r>
                </w:p>
              </w:tc>
            </w:tr>
            <w:tr w14:paraId="4F507BB2">
              <w:tblPrEx>
                <w:tblCellMar>
                  <w:top w:w="0" w:type="dxa"/>
                  <w:left w:w="0" w:type="dxa"/>
                  <w:bottom w:w="0" w:type="dxa"/>
                  <w:right w:w="0" w:type="dxa"/>
                </w:tblCellMar>
              </w:tblPrEx>
              <w:trPr>
                <w:trHeight w:val="450" w:hRule="atLeast"/>
              </w:trPr>
              <w:tc>
                <w:tcPr>
                  <w:tcW w:w="1745" w:type="dxa"/>
                  <w:vMerge w:val="continue"/>
                  <w:tcBorders>
                    <w:top w:val="single" w:color="808080" w:sz="6" w:space="0"/>
                    <w:left w:val="single" w:color="808080" w:sz="6" w:space="0"/>
                    <w:bottom w:val="single" w:color="808080" w:sz="6" w:space="0"/>
                    <w:right w:val="single" w:color="808080" w:sz="6" w:space="0"/>
                  </w:tcBorders>
                  <w:vAlign w:val="center"/>
                </w:tcPr>
                <w:p w14:paraId="280A63B3">
                  <w:pPr>
                    <w:widowControl/>
                    <w:jc w:val="left"/>
                    <w:rPr>
                      <w:rFonts w:hint="eastAsia" w:ascii="宋体" w:hAnsi="宋体" w:eastAsia="宋体" w:cs="宋体"/>
                      <w:kern w:val="0"/>
                      <w:sz w:val="36"/>
                      <w:szCs w:val="36"/>
                    </w:rPr>
                  </w:pPr>
                </w:p>
              </w:tc>
              <w:tc>
                <w:tcPr>
                  <w:tcW w:w="7633" w:type="dxa"/>
                  <w:tcBorders>
                    <w:top w:val="single" w:color="808080" w:sz="6" w:space="0"/>
                    <w:left w:val="single" w:color="808080" w:sz="6" w:space="0"/>
                    <w:bottom w:val="single" w:color="808080" w:sz="6" w:space="0"/>
                    <w:right w:val="single" w:color="808080" w:sz="6" w:space="0"/>
                  </w:tcBorders>
                  <w:vAlign w:val="center"/>
                </w:tcPr>
                <w:p w14:paraId="319F860C">
                  <w:pPr>
                    <w:widowControl/>
                    <w:wordWrap w:val="0"/>
                    <w:jc w:val="center"/>
                    <w:rPr>
                      <w:rFonts w:hint="eastAsia" w:ascii="宋体" w:hAnsi="宋体" w:eastAsia="宋体" w:cs="宋体"/>
                      <w:kern w:val="0"/>
                      <w:sz w:val="36"/>
                      <w:szCs w:val="36"/>
                    </w:rPr>
                  </w:pPr>
                  <w:r>
                    <w:rPr>
                      <w:rFonts w:hint="eastAsia" w:ascii="宋体" w:hAnsi="宋体" w:eastAsia="宋体" w:cs="宋体"/>
                      <w:i w:val="0"/>
                      <w:iCs w:val="0"/>
                      <w:caps w:val="0"/>
                      <w:color w:val="1F2329"/>
                      <w:spacing w:val="0"/>
                      <w:sz w:val="36"/>
                      <w:szCs w:val="36"/>
                      <w:shd w:val="clear" w:fill="FFFFFF"/>
                    </w:rPr>
                    <w:t>硬件制作</w:t>
                  </w:r>
                </w:p>
              </w:tc>
              <w:tc>
                <w:tcPr>
                  <w:tcW w:w="2302" w:type="dxa"/>
                  <w:tcBorders>
                    <w:top w:val="single" w:color="808080" w:sz="6" w:space="0"/>
                    <w:left w:val="single" w:color="808080" w:sz="6" w:space="0"/>
                    <w:bottom w:val="single" w:color="808080" w:sz="6" w:space="0"/>
                    <w:right w:val="single" w:color="808080" w:sz="6" w:space="0"/>
                  </w:tcBorders>
                  <w:vAlign w:val="center"/>
                </w:tcPr>
                <w:p w14:paraId="4FE640CB">
                  <w:pPr>
                    <w:widowControl/>
                    <w:wordWrap w:val="0"/>
                    <w:jc w:val="center"/>
                    <w:rPr>
                      <w:rFonts w:hint="eastAsia" w:ascii="宋体" w:hAnsi="宋体" w:eastAsia="宋体" w:cs="宋体"/>
                      <w:kern w:val="0"/>
                      <w:sz w:val="36"/>
                      <w:szCs w:val="36"/>
                      <w:lang w:val="en-US" w:eastAsia="zh-CN"/>
                    </w:rPr>
                  </w:pPr>
                  <w:r>
                    <w:rPr>
                      <w:rFonts w:hint="eastAsia" w:ascii="宋体" w:hAnsi="宋体" w:eastAsia="宋体" w:cs="宋体"/>
                      <w:kern w:val="0"/>
                      <w:sz w:val="36"/>
                      <w:szCs w:val="36"/>
                      <w:lang w:val="en-US" w:eastAsia="zh-CN"/>
                    </w:rPr>
                    <w:t>8000</w:t>
                  </w:r>
                </w:p>
              </w:tc>
            </w:tr>
            <w:tr w14:paraId="69A1AB73">
              <w:tblPrEx>
                <w:tblCellMar>
                  <w:top w:w="0" w:type="dxa"/>
                  <w:left w:w="0" w:type="dxa"/>
                  <w:bottom w:w="0" w:type="dxa"/>
                  <w:right w:w="0" w:type="dxa"/>
                </w:tblCellMar>
              </w:tblPrEx>
              <w:trPr>
                <w:trHeight w:val="450" w:hRule="atLeast"/>
              </w:trPr>
              <w:tc>
                <w:tcPr>
                  <w:tcW w:w="1745" w:type="dxa"/>
                  <w:vMerge w:val="continue"/>
                  <w:tcBorders>
                    <w:top w:val="single" w:color="808080" w:sz="6" w:space="0"/>
                    <w:left w:val="single" w:color="808080" w:sz="6" w:space="0"/>
                    <w:bottom w:val="single" w:color="808080" w:sz="6" w:space="0"/>
                    <w:right w:val="single" w:color="808080" w:sz="6" w:space="0"/>
                  </w:tcBorders>
                  <w:vAlign w:val="center"/>
                </w:tcPr>
                <w:p w14:paraId="5DA62E3C">
                  <w:pPr>
                    <w:widowControl/>
                    <w:jc w:val="left"/>
                    <w:rPr>
                      <w:rFonts w:hint="eastAsia" w:ascii="宋体" w:hAnsi="宋体" w:eastAsia="宋体" w:cs="宋体"/>
                      <w:kern w:val="0"/>
                      <w:sz w:val="36"/>
                      <w:szCs w:val="36"/>
                    </w:rPr>
                  </w:pPr>
                </w:p>
              </w:tc>
              <w:tc>
                <w:tcPr>
                  <w:tcW w:w="7633" w:type="dxa"/>
                  <w:tcBorders>
                    <w:top w:val="single" w:color="808080" w:sz="6" w:space="0"/>
                    <w:left w:val="single" w:color="808080" w:sz="6" w:space="0"/>
                    <w:bottom w:val="single" w:color="808080" w:sz="6" w:space="0"/>
                    <w:right w:val="single" w:color="808080" w:sz="6" w:space="0"/>
                  </w:tcBorders>
                  <w:vAlign w:val="center"/>
                </w:tcPr>
                <w:p w14:paraId="4B489414">
                  <w:pPr>
                    <w:widowControl/>
                    <w:wordWrap w:val="0"/>
                    <w:jc w:val="center"/>
                    <w:rPr>
                      <w:rFonts w:hint="eastAsia" w:ascii="宋体" w:hAnsi="宋体" w:eastAsia="宋体" w:cs="宋体"/>
                      <w:kern w:val="0"/>
                      <w:sz w:val="36"/>
                      <w:szCs w:val="36"/>
                    </w:rPr>
                  </w:pPr>
                  <w:r>
                    <w:rPr>
                      <w:rFonts w:hint="eastAsia" w:ascii="宋体" w:hAnsi="宋体" w:eastAsia="宋体" w:cs="宋体"/>
                      <w:i w:val="0"/>
                      <w:iCs w:val="0"/>
                      <w:caps w:val="0"/>
                      <w:color w:val="1F2329"/>
                      <w:spacing w:val="0"/>
                      <w:sz w:val="36"/>
                      <w:szCs w:val="36"/>
                      <w:shd w:val="clear" w:fill="FFFFFF"/>
                    </w:rPr>
                    <w:t>软件与工具</w:t>
                  </w:r>
                </w:p>
              </w:tc>
              <w:tc>
                <w:tcPr>
                  <w:tcW w:w="2302" w:type="dxa"/>
                  <w:tcBorders>
                    <w:top w:val="single" w:color="808080" w:sz="6" w:space="0"/>
                    <w:left w:val="single" w:color="808080" w:sz="6" w:space="0"/>
                    <w:bottom w:val="single" w:color="808080" w:sz="6" w:space="0"/>
                    <w:right w:val="single" w:color="808080" w:sz="6" w:space="0"/>
                  </w:tcBorders>
                  <w:vAlign w:val="center"/>
                </w:tcPr>
                <w:p w14:paraId="3A65ACC4">
                  <w:pPr>
                    <w:widowControl/>
                    <w:wordWrap w:val="0"/>
                    <w:jc w:val="center"/>
                    <w:rPr>
                      <w:rFonts w:hint="eastAsia" w:ascii="宋体" w:hAnsi="宋体" w:eastAsia="宋体" w:cs="宋体"/>
                      <w:kern w:val="0"/>
                      <w:sz w:val="36"/>
                      <w:szCs w:val="36"/>
                      <w:lang w:val="en-US" w:eastAsia="zh-CN"/>
                    </w:rPr>
                  </w:pPr>
                  <w:r>
                    <w:rPr>
                      <w:rFonts w:hint="eastAsia" w:ascii="宋体" w:hAnsi="宋体" w:eastAsia="宋体" w:cs="宋体"/>
                      <w:kern w:val="0"/>
                      <w:sz w:val="36"/>
                      <w:szCs w:val="36"/>
                      <w:lang w:val="en-US" w:eastAsia="zh-CN"/>
                    </w:rPr>
                    <w:t>5000</w:t>
                  </w:r>
                </w:p>
              </w:tc>
            </w:tr>
            <w:tr w14:paraId="4BA7BA51">
              <w:tblPrEx>
                <w:tblCellMar>
                  <w:top w:w="0" w:type="dxa"/>
                  <w:left w:w="0" w:type="dxa"/>
                  <w:bottom w:w="0" w:type="dxa"/>
                  <w:right w:w="0" w:type="dxa"/>
                </w:tblCellMar>
              </w:tblPrEx>
              <w:trPr>
                <w:trHeight w:val="450" w:hRule="atLeast"/>
              </w:trPr>
              <w:tc>
                <w:tcPr>
                  <w:tcW w:w="1745" w:type="dxa"/>
                  <w:vMerge w:val="continue"/>
                  <w:tcBorders>
                    <w:top w:val="single" w:color="808080" w:sz="6" w:space="0"/>
                    <w:left w:val="single" w:color="808080" w:sz="6" w:space="0"/>
                    <w:bottom w:val="single" w:color="808080" w:sz="6" w:space="0"/>
                    <w:right w:val="single" w:color="808080" w:sz="6" w:space="0"/>
                  </w:tcBorders>
                  <w:vAlign w:val="center"/>
                </w:tcPr>
                <w:p w14:paraId="7A3B4938">
                  <w:pPr>
                    <w:widowControl/>
                    <w:jc w:val="left"/>
                    <w:rPr>
                      <w:rFonts w:hint="eastAsia" w:ascii="宋体" w:hAnsi="宋体" w:eastAsia="宋体" w:cs="宋体"/>
                      <w:kern w:val="0"/>
                      <w:sz w:val="36"/>
                      <w:szCs w:val="36"/>
                    </w:rPr>
                  </w:pPr>
                </w:p>
              </w:tc>
              <w:tc>
                <w:tcPr>
                  <w:tcW w:w="7633" w:type="dxa"/>
                  <w:tcBorders>
                    <w:top w:val="single" w:color="808080" w:sz="6" w:space="0"/>
                    <w:left w:val="single" w:color="808080" w:sz="6" w:space="0"/>
                    <w:bottom w:val="single" w:color="808080" w:sz="6" w:space="0"/>
                    <w:right w:val="single" w:color="808080" w:sz="6" w:space="0"/>
                  </w:tcBorders>
                  <w:vAlign w:val="center"/>
                </w:tcPr>
                <w:p w14:paraId="4F74DF81">
                  <w:pPr>
                    <w:widowControl/>
                    <w:wordWrap w:val="0"/>
                    <w:jc w:val="center"/>
                    <w:rPr>
                      <w:rFonts w:hint="eastAsia" w:ascii="宋体" w:hAnsi="宋体" w:eastAsia="宋体" w:cs="宋体"/>
                      <w:kern w:val="0"/>
                      <w:sz w:val="36"/>
                      <w:szCs w:val="36"/>
                    </w:rPr>
                  </w:pPr>
                  <w:r>
                    <w:rPr>
                      <w:rFonts w:hint="eastAsia" w:ascii="宋体" w:hAnsi="宋体" w:eastAsia="宋体" w:cs="宋体"/>
                      <w:i w:val="0"/>
                      <w:iCs w:val="0"/>
                      <w:caps w:val="0"/>
                      <w:color w:val="1F2329"/>
                      <w:spacing w:val="0"/>
                      <w:sz w:val="36"/>
                      <w:szCs w:val="36"/>
                      <w:shd w:val="clear" w:fill="FFFFFF"/>
                    </w:rPr>
                    <w:t>测试与调研</w:t>
                  </w:r>
                </w:p>
              </w:tc>
              <w:tc>
                <w:tcPr>
                  <w:tcW w:w="2302" w:type="dxa"/>
                  <w:tcBorders>
                    <w:top w:val="single" w:color="808080" w:sz="6" w:space="0"/>
                    <w:left w:val="single" w:color="808080" w:sz="6" w:space="0"/>
                    <w:bottom w:val="single" w:color="808080" w:sz="6" w:space="0"/>
                    <w:right w:val="single" w:color="808080" w:sz="6" w:space="0"/>
                  </w:tcBorders>
                  <w:vAlign w:val="center"/>
                </w:tcPr>
                <w:p w14:paraId="51AF42EF">
                  <w:pPr>
                    <w:widowControl/>
                    <w:wordWrap w:val="0"/>
                    <w:jc w:val="center"/>
                    <w:rPr>
                      <w:rFonts w:hint="eastAsia" w:ascii="宋体" w:hAnsi="宋体" w:eastAsia="宋体" w:cs="宋体"/>
                      <w:kern w:val="0"/>
                      <w:sz w:val="36"/>
                      <w:szCs w:val="36"/>
                      <w:lang w:val="en-US" w:eastAsia="zh-CN"/>
                    </w:rPr>
                  </w:pPr>
                  <w:r>
                    <w:rPr>
                      <w:rFonts w:hint="eastAsia" w:ascii="宋体" w:hAnsi="宋体" w:eastAsia="宋体" w:cs="宋体"/>
                      <w:kern w:val="0"/>
                      <w:sz w:val="36"/>
                      <w:szCs w:val="36"/>
                      <w:lang w:val="en-US" w:eastAsia="zh-CN"/>
                    </w:rPr>
                    <w:t>4000</w:t>
                  </w:r>
                </w:p>
              </w:tc>
            </w:tr>
            <w:tr w14:paraId="2D4B04DF">
              <w:tblPrEx>
                <w:tblCellMar>
                  <w:top w:w="0" w:type="dxa"/>
                  <w:left w:w="0" w:type="dxa"/>
                  <w:bottom w:w="0" w:type="dxa"/>
                  <w:right w:w="0" w:type="dxa"/>
                </w:tblCellMar>
              </w:tblPrEx>
              <w:trPr>
                <w:trHeight w:val="450" w:hRule="atLeast"/>
              </w:trPr>
              <w:tc>
                <w:tcPr>
                  <w:tcW w:w="1745" w:type="dxa"/>
                  <w:vMerge w:val="continue"/>
                  <w:tcBorders>
                    <w:top w:val="single" w:color="808080" w:sz="6" w:space="0"/>
                    <w:left w:val="single" w:color="808080" w:sz="6" w:space="0"/>
                    <w:bottom w:val="single" w:color="808080" w:sz="6" w:space="0"/>
                    <w:right w:val="single" w:color="808080" w:sz="6" w:space="0"/>
                  </w:tcBorders>
                  <w:vAlign w:val="center"/>
                </w:tcPr>
                <w:p w14:paraId="7CA39A0D">
                  <w:pPr>
                    <w:widowControl/>
                    <w:jc w:val="left"/>
                    <w:rPr>
                      <w:rFonts w:hint="eastAsia" w:ascii="宋体" w:hAnsi="宋体" w:eastAsia="宋体" w:cs="宋体"/>
                      <w:kern w:val="0"/>
                      <w:sz w:val="36"/>
                      <w:szCs w:val="36"/>
                    </w:rPr>
                  </w:pPr>
                </w:p>
              </w:tc>
              <w:tc>
                <w:tcPr>
                  <w:tcW w:w="7633" w:type="dxa"/>
                  <w:tcBorders>
                    <w:top w:val="single" w:color="808080" w:sz="6" w:space="0"/>
                    <w:left w:val="single" w:color="808080" w:sz="6" w:space="0"/>
                    <w:bottom w:val="single" w:color="808080" w:sz="6" w:space="0"/>
                    <w:right w:val="single" w:color="808080" w:sz="6" w:space="0"/>
                  </w:tcBorders>
                  <w:vAlign w:val="center"/>
                </w:tcPr>
                <w:p w14:paraId="2B59E2C1">
                  <w:pPr>
                    <w:widowControl/>
                    <w:wordWrap w:val="0"/>
                    <w:jc w:val="center"/>
                    <w:rPr>
                      <w:rFonts w:hint="eastAsia" w:ascii="宋体" w:hAnsi="宋体" w:eastAsia="宋体" w:cs="宋体"/>
                      <w:kern w:val="0"/>
                      <w:sz w:val="36"/>
                      <w:szCs w:val="36"/>
                    </w:rPr>
                  </w:pPr>
                  <w:r>
                    <w:rPr>
                      <w:rFonts w:hint="eastAsia" w:ascii="宋体" w:hAnsi="宋体" w:eastAsia="宋体" w:cs="宋体"/>
                      <w:i w:val="0"/>
                      <w:iCs w:val="0"/>
                      <w:caps w:val="0"/>
                      <w:color w:val="1F2329"/>
                      <w:spacing w:val="0"/>
                      <w:sz w:val="36"/>
                      <w:szCs w:val="36"/>
                      <w:shd w:val="clear" w:fill="FFFFFF"/>
                    </w:rPr>
                    <w:t>其他费用</w:t>
                  </w:r>
                </w:p>
              </w:tc>
              <w:tc>
                <w:tcPr>
                  <w:tcW w:w="2302" w:type="dxa"/>
                  <w:tcBorders>
                    <w:top w:val="single" w:color="808080" w:sz="6" w:space="0"/>
                    <w:left w:val="single" w:color="808080" w:sz="6" w:space="0"/>
                    <w:bottom w:val="single" w:color="808080" w:sz="6" w:space="0"/>
                    <w:right w:val="single" w:color="808080" w:sz="6" w:space="0"/>
                  </w:tcBorders>
                  <w:vAlign w:val="center"/>
                </w:tcPr>
                <w:p w14:paraId="325CCDAC">
                  <w:pPr>
                    <w:widowControl/>
                    <w:wordWrap w:val="0"/>
                    <w:jc w:val="center"/>
                    <w:rPr>
                      <w:rFonts w:hint="eastAsia" w:ascii="宋体" w:hAnsi="宋体" w:eastAsia="宋体" w:cs="宋体"/>
                      <w:kern w:val="0"/>
                      <w:sz w:val="36"/>
                      <w:szCs w:val="36"/>
                      <w:lang w:val="en-US" w:eastAsia="zh-CN"/>
                    </w:rPr>
                  </w:pPr>
                  <w:r>
                    <w:rPr>
                      <w:rFonts w:hint="eastAsia" w:ascii="宋体" w:hAnsi="宋体" w:eastAsia="宋体" w:cs="宋体"/>
                      <w:kern w:val="0"/>
                      <w:sz w:val="36"/>
                      <w:szCs w:val="36"/>
                      <w:lang w:val="en-US" w:eastAsia="zh-CN"/>
                    </w:rPr>
                    <w:t>3000</w:t>
                  </w:r>
                </w:p>
              </w:tc>
            </w:tr>
            <w:tr w14:paraId="5C2EB4B9">
              <w:tblPrEx>
                <w:tblCellMar>
                  <w:top w:w="0" w:type="dxa"/>
                  <w:left w:w="0" w:type="dxa"/>
                  <w:bottom w:w="0" w:type="dxa"/>
                  <w:right w:w="0" w:type="dxa"/>
                </w:tblCellMar>
              </w:tblPrEx>
              <w:trPr>
                <w:trHeight w:val="450" w:hRule="atLeast"/>
              </w:trPr>
              <w:tc>
                <w:tcPr>
                  <w:tcW w:w="1745" w:type="dxa"/>
                  <w:vMerge w:val="continue"/>
                  <w:tcBorders>
                    <w:top w:val="single" w:color="808080" w:sz="6" w:space="0"/>
                    <w:left w:val="single" w:color="808080" w:sz="6" w:space="0"/>
                    <w:bottom w:val="single" w:color="808080" w:sz="6" w:space="0"/>
                    <w:right w:val="single" w:color="808080" w:sz="6" w:space="0"/>
                  </w:tcBorders>
                  <w:vAlign w:val="center"/>
                </w:tcPr>
                <w:p w14:paraId="32069A22">
                  <w:pPr>
                    <w:widowControl/>
                    <w:jc w:val="left"/>
                    <w:rPr>
                      <w:rFonts w:hint="eastAsia" w:ascii="宋体" w:hAnsi="宋体" w:eastAsia="宋体" w:cs="宋体"/>
                      <w:kern w:val="0"/>
                      <w:sz w:val="36"/>
                      <w:szCs w:val="36"/>
                    </w:rPr>
                  </w:pPr>
                </w:p>
              </w:tc>
              <w:tc>
                <w:tcPr>
                  <w:tcW w:w="7633" w:type="dxa"/>
                  <w:tcBorders>
                    <w:top w:val="single" w:color="808080" w:sz="6" w:space="0"/>
                    <w:left w:val="single" w:color="808080" w:sz="6" w:space="0"/>
                    <w:bottom w:val="single" w:color="808080" w:sz="6" w:space="0"/>
                    <w:right w:val="single" w:color="808080" w:sz="6" w:space="0"/>
                  </w:tcBorders>
                  <w:vAlign w:val="center"/>
                </w:tcPr>
                <w:p w14:paraId="4253C9E4">
                  <w:pPr>
                    <w:widowControl/>
                    <w:wordWrap w:val="0"/>
                    <w:jc w:val="center"/>
                    <w:rPr>
                      <w:rFonts w:hint="eastAsia" w:ascii="宋体" w:hAnsi="宋体" w:eastAsia="宋体" w:cs="宋体"/>
                      <w:kern w:val="0"/>
                      <w:sz w:val="36"/>
                      <w:szCs w:val="36"/>
                    </w:rPr>
                  </w:pPr>
                  <w:r>
                    <w:rPr>
                      <w:rFonts w:hint="eastAsia" w:ascii="宋体" w:hAnsi="宋体" w:eastAsia="宋体" w:cs="宋体"/>
                      <w:kern w:val="0"/>
                      <w:sz w:val="36"/>
                      <w:szCs w:val="36"/>
                    </w:rPr>
                    <w:t> 总计</w:t>
                  </w:r>
                </w:p>
              </w:tc>
              <w:tc>
                <w:tcPr>
                  <w:tcW w:w="2302" w:type="dxa"/>
                  <w:tcBorders>
                    <w:top w:val="single" w:color="808080" w:sz="6" w:space="0"/>
                    <w:left w:val="single" w:color="808080" w:sz="6" w:space="0"/>
                    <w:bottom w:val="single" w:color="808080" w:sz="6" w:space="0"/>
                    <w:right w:val="single" w:color="808080" w:sz="6" w:space="0"/>
                  </w:tcBorders>
                  <w:vAlign w:val="center"/>
                </w:tcPr>
                <w:p w14:paraId="23750ADE">
                  <w:pPr>
                    <w:widowControl/>
                    <w:wordWrap w:val="0"/>
                    <w:jc w:val="center"/>
                    <w:rPr>
                      <w:rFonts w:hint="eastAsia" w:ascii="宋体" w:hAnsi="宋体" w:eastAsia="宋体" w:cs="宋体"/>
                      <w:kern w:val="0"/>
                      <w:sz w:val="36"/>
                      <w:szCs w:val="36"/>
                    </w:rPr>
                  </w:pPr>
                  <w:r>
                    <w:rPr>
                      <w:rFonts w:hint="eastAsia" w:ascii="宋体" w:hAnsi="宋体" w:eastAsia="宋体" w:cs="宋体"/>
                      <w:kern w:val="0"/>
                      <w:sz w:val="36"/>
                      <w:szCs w:val="36"/>
                    </w:rPr>
                    <w:t> </w:t>
                  </w:r>
                  <w:r>
                    <w:rPr>
                      <w:rFonts w:hint="eastAsia" w:ascii="宋体" w:hAnsi="宋体" w:eastAsia="宋体" w:cs="宋体"/>
                      <w:kern w:val="0"/>
                      <w:sz w:val="36"/>
                      <w:szCs w:val="36"/>
                      <w:lang w:val="en-US" w:eastAsia="zh-CN"/>
                    </w:rPr>
                    <w:t>2</w:t>
                  </w:r>
                  <w:r>
                    <w:rPr>
                      <w:rFonts w:hint="eastAsia" w:ascii="宋体" w:hAnsi="宋体" w:eastAsia="宋体" w:cs="宋体"/>
                      <w:kern w:val="0"/>
                      <w:sz w:val="36"/>
                      <w:szCs w:val="36"/>
                    </w:rPr>
                    <w:t>0000</w:t>
                  </w:r>
                </w:p>
              </w:tc>
            </w:tr>
            <w:tr w14:paraId="26B27636">
              <w:tblPrEx>
                <w:tblCellMar>
                  <w:top w:w="0" w:type="dxa"/>
                  <w:left w:w="0" w:type="dxa"/>
                  <w:bottom w:w="0" w:type="dxa"/>
                  <w:right w:w="0" w:type="dxa"/>
                </w:tblCellMar>
              </w:tblPrEx>
              <w:trPr>
                <w:trHeight w:val="450" w:hRule="atLeast"/>
              </w:trPr>
              <w:tc>
                <w:tcPr>
                  <w:tcW w:w="1745" w:type="dxa"/>
                  <w:tcBorders>
                    <w:top w:val="single" w:color="808080" w:sz="6" w:space="0"/>
                    <w:left w:val="single" w:color="808080" w:sz="6" w:space="0"/>
                    <w:bottom w:val="single" w:color="808080" w:sz="6" w:space="0"/>
                    <w:right w:val="single" w:color="808080" w:sz="6" w:space="0"/>
                  </w:tcBorders>
                  <w:vAlign w:val="center"/>
                </w:tcPr>
                <w:p w14:paraId="06D80164">
                  <w:pPr>
                    <w:widowControl/>
                    <w:wordWrap w:val="0"/>
                    <w:jc w:val="center"/>
                    <w:rPr>
                      <w:rFonts w:hint="eastAsia" w:ascii="宋体" w:hAnsi="宋体" w:eastAsia="宋体" w:cs="宋体"/>
                      <w:kern w:val="0"/>
                      <w:sz w:val="36"/>
                      <w:szCs w:val="36"/>
                    </w:rPr>
                  </w:pPr>
                  <w:r>
                    <w:rPr>
                      <w:rFonts w:hint="eastAsia" w:ascii="宋体" w:hAnsi="宋体" w:eastAsia="宋体" w:cs="宋体"/>
                      <w:kern w:val="0"/>
                      <w:sz w:val="36"/>
                      <w:szCs w:val="36"/>
                    </w:rPr>
                    <w:t>说 明</w:t>
                  </w:r>
                </w:p>
              </w:tc>
              <w:tc>
                <w:tcPr>
                  <w:tcW w:w="9935" w:type="dxa"/>
                  <w:gridSpan w:val="2"/>
                  <w:tcBorders>
                    <w:top w:val="single" w:color="808080" w:sz="6" w:space="0"/>
                    <w:left w:val="single" w:color="808080" w:sz="6" w:space="0"/>
                    <w:bottom w:val="single" w:color="808080" w:sz="6" w:space="0"/>
                    <w:right w:val="single" w:color="808080" w:sz="6" w:space="0"/>
                  </w:tcBorders>
                  <w:vAlign w:val="center"/>
                </w:tcPr>
                <w:p w14:paraId="27BA0730">
                  <w:pPr>
                    <w:widowControl/>
                    <w:wordWrap w:val="0"/>
                    <w:jc w:val="left"/>
                    <w:rPr>
                      <w:rFonts w:hint="eastAsia" w:ascii="宋体" w:hAnsi="宋体" w:eastAsia="宋体" w:cs="宋体"/>
                      <w:kern w:val="0"/>
                      <w:sz w:val="36"/>
                      <w:szCs w:val="36"/>
                    </w:rPr>
                  </w:pPr>
                </w:p>
              </w:tc>
            </w:tr>
          </w:tbl>
          <w:p w14:paraId="276DAAD1">
            <w:pPr>
              <w:widowControl/>
              <w:wordWrap w:val="0"/>
              <w:jc w:val="left"/>
              <w:rPr>
                <w:rFonts w:ascii="微软雅黑" w:hAnsi="微软雅黑" w:eastAsia="微软雅黑" w:cs="宋体"/>
                <w:color w:val="000000"/>
                <w:kern w:val="0"/>
                <w:sz w:val="23"/>
                <w:szCs w:val="23"/>
              </w:rPr>
            </w:pPr>
          </w:p>
        </w:tc>
      </w:tr>
      <w:tr w14:paraId="120F7DBC">
        <w:tblPrEx>
          <w:tblCellMar>
            <w:top w:w="15" w:type="dxa"/>
            <w:left w:w="15" w:type="dxa"/>
            <w:bottom w:w="15" w:type="dxa"/>
            <w:right w:w="15" w:type="dxa"/>
          </w:tblCellMar>
        </w:tblPrEx>
        <w:trPr>
          <w:trHeight w:val="450" w:hRule="atLeast"/>
          <w:jc w:val="center"/>
        </w:trPr>
        <w:tc>
          <w:tcPr>
            <w:tcW w:w="12249" w:type="dxa"/>
            <w:gridSpan w:val="8"/>
            <w:tcBorders>
              <w:top w:val="single" w:color="808080" w:sz="6" w:space="0"/>
              <w:left w:val="single" w:color="808080" w:sz="6" w:space="0"/>
              <w:bottom w:val="single" w:color="808080" w:sz="6" w:space="0"/>
              <w:right w:val="single" w:color="808080" w:sz="6" w:space="0"/>
            </w:tcBorders>
            <w:vAlign w:val="center"/>
          </w:tcPr>
          <w:p w14:paraId="4A008C34">
            <w:pPr>
              <w:widowControl/>
              <w:wordWrap w:val="0"/>
              <w:jc w:val="left"/>
              <w:rPr>
                <w:rFonts w:ascii="微软雅黑" w:hAnsi="微软雅黑" w:eastAsia="微软雅黑" w:cs="宋体"/>
                <w:color w:val="000000"/>
                <w:kern w:val="0"/>
                <w:sz w:val="23"/>
                <w:szCs w:val="23"/>
              </w:rPr>
            </w:pPr>
            <w:r>
              <w:rPr>
                <w:rFonts w:hint="eastAsia" w:ascii="楷体_GB2312" w:hAnsi="微软雅黑" w:eastAsia="楷体_GB2312" w:cs="宋体"/>
                <w:b/>
                <w:bCs/>
                <w:color w:val="000000"/>
                <w:kern w:val="0"/>
                <w:sz w:val="52"/>
                <w:szCs w:val="52"/>
              </w:rPr>
              <w:t>十一、审批情况</w:t>
            </w:r>
          </w:p>
        </w:tc>
      </w:tr>
      <w:tr w14:paraId="148B4808">
        <w:tblPrEx>
          <w:tblCellMar>
            <w:top w:w="15" w:type="dxa"/>
            <w:left w:w="15" w:type="dxa"/>
            <w:bottom w:w="15" w:type="dxa"/>
            <w:right w:w="15" w:type="dxa"/>
          </w:tblCellMar>
        </w:tblPrEx>
        <w:trPr>
          <w:trHeight w:val="450" w:hRule="atLeast"/>
          <w:jc w:val="center"/>
        </w:trPr>
        <w:tc>
          <w:tcPr>
            <w:tcW w:w="706" w:type="dxa"/>
            <w:tcBorders>
              <w:top w:val="single" w:color="808080" w:sz="6" w:space="0"/>
              <w:left w:val="single" w:color="808080" w:sz="6" w:space="0"/>
              <w:bottom w:val="single" w:color="808080" w:sz="6" w:space="0"/>
              <w:right w:val="single" w:color="808080" w:sz="6" w:space="0"/>
            </w:tcBorders>
            <w:vAlign w:val="center"/>
          </w:tcPr>
          <w:p w14:paraId="77575CC7">
            <w:pPr>
              <w:widowControl/>
              <w:wordWrap w:val="0"/>
              <w:jc w:val="center"/>
              <w:rPr>
                <w:rFonts w:ascii="微软雅黑" w:hAnsi="微软雅黑" w:eastAsia="微软雅黑" w:cs="宋体"/>
                <w:color w:val="000000"/>
                <w:kern w:val="0"/>
                <w:sz w:val="36"/>
                <w:szCs w:val="36"/>
              </w:rPr>
            </w:pPr>
            <w:r>
              <w:rPr>
                <w:rFonts w:hint="eastAsia" w:ascii="宋体" w:hAnsi="宋体" w:eastAsia="宋体" w:cs="宋体"/>
                <w:color w:val="000000"/>
                <w:kern w:val="0"/>
                <w:sz w:val="36"/>
                <w:szCs w:val="36"/>
              </w:rPr>
              <w:t>指</w:t>
            </w:r>
          </w:p>
          <w:p w14:paraId="6D8F2312">
            <w:pPr>
              <w:widowControl/>
              <w:wordWrap w:val="0"/>
              <w:jc w:val="center"/>
              <w:rPr>
                <w:rFonts w:ascii="微软雅黑" w:hAnsi="微软雅黑" w:eastAsia="微软雅黑" w:cs="宋体"/>
                <w:color w:val="000000"/>
                <w:kern w:val="0"/>
                <w:sz w:val="36"/>
                <w:szCs w:val="36"/>
              </w:rPr>
            </w:pPr>
            <w:r>
              <w:rPr>
                <w:rFonts w:hint="eastAsia" w:ascii="宋体" w:hAnsi="宋体" w:eastAsia="宋体" w:cs="宋体"/>
                <w:color w:val="000000"/>
                <w:kern w:val="0"/>
                <w:sz w:val="36"/>
                <w:szCs w:val="36"/>
              </w:rPr>
              <w:t>导</w:t>
            </w:r>
          </w:p>
          <w:p w14:paraId="27414F38">
            <w:pPr>
              <w:widowControl/>
              <w:wordWrap w:val="0"/>
              <w:jc w:val="center"/>
              <w:rPr>
                <w:rFonts w:ascii="微软雅黑" w:hAnsi="微软雅黑" w:eastAsia="微软雅黑" w:cs="宋体"/>
                <w:color w:val="000000"/>
                <w:kern w:val="0"/>
                <w:sz w:val="36"/>
                <w:szCs w:val="36"/>
              </w:rPr>
            </w:pPr>
            <w:r>
              <w:rPr>
                <w:rFonts w:hint="eastAsia" w:ascii="宋体" w:hAnsi="宋体" w:eastAsia="宋体" w:cs="宋体"/>
                <w:color w:val="000000"/>
                <w:kern w:val="0"/>
                <w:sz w:val="36"/>
                <w:szCs w:val="36"/>
              </w:rPr>
              <w:t>教</w:t>
            </w:r>
          </w:p>
          <w:p w14:paraId="0F88DD8E">
            <w:pPr>
              <w:widowControl/>
              <w:wordWrap w:val="0"/>
              <w:jc w:val="center"/>
              <w:rPr>
                <w:rFonts w:ascii="微软雅黑" w:hAnsi="微软雅黑" w:eastAsia="微软雅黑" w:cs="宋体"/>
                <w:color w:val="000000"/>
                <w:kern w:val="0"/>
                <w:sz w:val="36"/>
                <w:szCs w:val="36"/>
              </w:rPr>
            </w:pPr>
            <w:r>
              <w:rPr>
                <w:rFonts w:hint="eastAsia" w:ascii="宋体" w:hAnsi="宋体" w:eastAsia="宋体" w:cs="宋体"/>
                <w:color w:val="000000"/>
                <w:kern w:val="0"/>
                <w:sz w:val="36"/>
                <w:szCs w:val="36"/>
              </w:rPr>
              <w:t>师</w:t>
            </w:r>
          </w:p>
          <w:p w14:paraId="10A84BA2">
            <w:pPr>
              <w:widowControl/>
              <w:wordWrap w:val="0"/>
              <w:jc w:val="center"/>
              <w:rPr>
                <w:rFonts w:ascii="微软雅黑" w:hAnsi="微软雅黑" w:eastAsia="微软雅黑" w:cs="宋体"/>
                <w:color w:val="000000"/>
                <w:kern w:val="0"/>
                <w:sz w:val="36"/>
                <w:szCs w:val="36"/>
              </w:rPr>
            </w:pPr>
            <w:r>
              <w:rPr>
                <w:rFonts w:hint="eastAsia" w:ascii="宋体" w:hAnsi="宋体" w:eastAsia="宋体" w:cs="宋体"/>
                <w:color w:val="000000"/>
                <w:kern w:val="0"/>
                <w:sz w:val="36"/>
                <w:szCs w:val="36"/>
              </w:rPr>
              <w:t>意</w:t>
            </w:r>
          </w:p>
          <w:p w14:paraId="236A3E6D">
            <w:pPr>
              <w:widowControl/>
              <w:wordWrap w:val="0"/>
              <w:jc w:val="center"/>
              <w:rPr>
                <w:rFonts w:ascii="微软雅黑" w:hAnsi="微软雅黑" w:eastAsia="微软雅黑" w:cs="宋体"/>
                <w:color w:val="000000"/>
                <w:kern w:val="0"/>
                <w:sz w:val="36"/>
                <w:szCs w:val="36"/>
              </w:rPr>
            </w:pPr>
            <w:r>
              <w:rPr>
                <w:rFonts w:hint="eastAsia" w:ascii="宋体" w:hAnsi="宋体" w:eastAsia="宋体" w:cs="宋体"/>
                <w:color w:val="000000"/>
                <w:kern w:val="0"/>
                <w:sz w:val="36"/>
                <w:szCs w:val="36"/>
              </w:rPr>
              <w:t>见</w:t>
            </w:r>
          </w:p>
        </w:tc>
        <w:tc>
          <w:tcPr>
            <w:tcW w:w="11543" w:type="dxa"/>
            <w:gridSpan w:val="7"/>
            <w:tcBorders>
              <w:top w:val="single" w:color="808080" w:sz="6" w:space="0"/>
              <w:left w:val="single" w:color="808080" w:sz="6" w:space="0"/>
              <w:bottom w:val="single" w:color="808080" w:sz="6" w:space="0"/>
              <w:right w:val="single" w:color="808080" w:sz="6" w:space="0"/>
            </w:tcBorders>
            <w:vAlign w:val="center"/>
          </w:tcPr>
          <w:p w14:paraId="3DE99465">
            <w:pPr>
              <w:widowControl/>
              <w:wordWrap w:val="0"/>
              <w:spacing w:after="150"/>
              <w:jc w:val="center"/>
              <w:rPr>
                <w:rFonts w:ascii="微软雅黑" w:hAnsi="微软雅黑" w:eastAsia="微软雅黑" w:cs="宋体"/>
                <w:color w:val="000000"/>
                <w:kern w:val="0"/>
                <w:sz w:val="36"/>
                <w:szCs w:val="36"/>
              </w:rPr>
            </w:pPr>
            <w:r>
              <w:rPr>
                <w:rFonts w:hint="eastAsia" w:ascii="宋体" w:hAnsi="宋体" w:eastAsia="宋体" w:cs="宋体"/>
                <w:color w:val="000000"/>
                <w:kern w:val="0"/>
                <w:sz w:val="36"/>
                <w:szCs w:val="36"/>
              </w:rPr>
              <w:t>签名：　　　　　　　</w:t>
            </w:r>
          </w:p>
          <w:p w14:paraId="44EEB464">
            <w:pPr>
              <w:widowControl/>
              <w:wordWrap w:val="0"/>
              <w:jc w:val="center"/>
              <w:rPr>
                <w:rFonts w:ascii="微软雅黑" w:hAnsi="微软雅黑" w:eastAsia="微软雅黑" w:cs="宋体"/>
                <w:color w:val="000000"/>
                <w:kern w:val="0"/>
                <w:sz w:val="36"/>
                <w:szCs w:val="36"/>
              </w:rPr>
            </w:pPr>
            <w:r>
              <w:rPr>
                <w:rFonts w:hint="eastAsia" w:ascii="宋体" w:hAnsi="宋体" w:eastAsia="宋体" w:cs="宋体"/>
                <w:color w:val="000000"/>
                <w:kern w:val="0"/>
                <w:sz w:val="36"/>
                <w:szCs w:val="36"/>
              </w:rPr>
              <w:t>年　　月　　日</w:t>
            </w:r>
          </w:p>
        </w:tc>
      </w:tr>
      <w:tr w14:paraId="37232EB5">
        <w:tblPrEx>
          <w:tblCellMar>
            <w:top w:w="15" w:type="dxa"/>
            <w:left w:w="15" w:type="dxa"/>
            <w:bottom w:w="15" w:type="dxa"/>
            <w:right w:w="15" w:type="dxa"/>
          </w:tblCellMar>
        </w:tblPrEx>
        <w:trPr>
          <w:trHeight w:val="450" w:hRule="atLeast"/>
          <w:jc w:val="center"/>
        </w:trPr>
        <w:tc>
          <w:tcPr>
            <w:tcW w:w="706" w:type="dxa"/>
            <w:tcBorders>
              <w:top w:val="single" w:color="808080" w:sz="6" w:space="0"/>
              <w:left w:val="single" w:color="808080" w:sz="6" w:space="0"/>
              <w:bottom w:val="single" w:color="808080" w:sz="6" w:space="0"/>
              <w:right w:val="single" w:color="808080" w:sz="6" w:space="0"/>
            </w:tcBorders>
            <w:vAlign w:val="center"/>
          </w:tcPr>
          <w:p w14:paraId="3E571D5E">
            <w:pPr>
              <w:widowControl/>
              <w:wordWrap w:val="0"/>
              <w:jc w:val="center"/>
              <w:rPr>
                <w:rFonts w:ascii="微软雅黑" w:hAnsi="微软雅黑" w:eastAsia="微软雅黑" w:cs="宋体"/>
                <w:color w:val="000000"/>
                <w:kern w:val="0"/>
                <w:sz w:val="36"/>
                <w:szCs w:val="36"/>
              </w:rPr>
            </w:pPr>
            <w:r>
              <w:rPr>
                <w:rFonts w:hint="eastAsia" w:ascii="宋体" w:hAnsi="宋体" w:eastAsia="宋体" w:cs="宋体"/>
                <w:color w:val="000000"/>
                <w:kern w:val="0"/>
                <w:sz w:val="36"/>
                <w:szCs w:val="36"/>
              </w:rPr>
              <w:t>院</w:t>
            </w:r>
          </w:p>
          <w:p w14:paraId="2F0E7D69">
            <w:pPr>
              <w:widowControl/>
              <w:wordWrap w:val="0"/>
              <w:jc w:val="center"/>
              <w:rPr>
                <w:rFonts w:ascii="微软雅黑" w:hAnsi="微软雅黑" w:eastAsia="微软雅黑" w:cs="宋体"/>
                <w:color w:val="000000"/>
                <w:kern w:val="0"/>
                <w:sz w:val="36"/>
                <w:szCs w:val="36"/>
              </w:rPr>
            </w:pPr>
            <w:r>
              <w:rPr>
                <w:rFonts w:hint="eastAsia" w:ascii="宋体" w:hAnsi="宋体" w:eastAsia="宋体" w:cs="宋体"/>
                <w:color w:val="000000"/>
                <w:kern w:val="0"/>
                <w:sz w:val="36"/>
                <w:szCs w:val="36"/>
              </w:rPr>
              <w:t>系</w:t>
            </w:r>
          </w:p>
          <w:p w14:paraId="59EDEBF3">
            <w:pPr>
              <w:widowControl/>
              <w:wordWrap w:val="0"/>
              <w:jc w:val="center"/>
              <w:rPr>
                <w:rFonts w:ascii="微软雅黑" w:hAnsi="微软雅黑" w:eastAsia="微软雅黑" w:cs="宋体"/>
                <w:color w:val="000000"/>
                <w:kern w:val="0"/>
                <w:sz w:val="36"/>
                <w:szCs w:val="36"/>
              </w:rPr>
            </w:pPr>
            <w:r>
              <w:rPr>
                <w:rFonts w:hint="eastAsia" w:ascii="宋体" w:hAnsi="宋体" w:eastAsia="宋体" w:cs="宋体"/>
                <w:color w:val="000000"/>
                <w:kern w:val="0"/>
                <w:sz w:val="36"/>
                <w:szCs w:val="36"/>
              </w:rPr>
              <w:t>意</w:t>
            </w:r>
          </w:p>
          <w:p w14:paraId="1781BC12">
            <w:pPr>
              <w:widowControl/>
              <w:wordWrap w:val="0"/>
              <w:jc w:val="center"/>
              <w:rPr>
                <w:rFonts w:ascii="微软雅黑" w:hAnsi="微软雅黑" w:eastAsia="微软雅黑" w:cs="宋体"/>
                <w:color w:val="000000"/>
                <w:kern w:val="0"/>
                <w:sz w:val="36"/>
                <w:szCs w:val="36"/>
              </w:rPr>
            </w:pPr>
            <w:r>
              <w:rPr>
                <w:rFonts w:hint="eastAsia" w:ascii="宋体" w:hAnsi="宋体" w:eastAsia="宋体" w:cs="宋体"/>
                <w:color w:val="000000"/>
                <w:kern w:val="0"/>
                <w:sz w:val="36"/>
                <w:szCs w:val="36"/>
              </w:rPr>
              <w:t>见</w:t>
            </w:r>
          </w:p>
        </w:tc>
        <w:tc>
          <w:tcPr>
            <w:tcW w:w="11543" w:type="dxa"/>
            <w:gridSpan w:val="7"/>
            <w:tcBorders>
              <w:top w:val="single" w:color="808080" w:sz="6" w:space="0"/>
              <w:left w:val="single" w:color="808080" w:sz="6" w:space="0"/>
              <w:bottom w:val="single" w:color="808080" w:sz="6" w:space="0"/>
              <w:right w:val="single" w:color="808080" w:sz="6" w:space="0"/>
            </w:tcBorders>
            <w:vAlign w:val="center"/>
          </w:tcPr>
          <w:p w14:paraId="6718BC81">
            <w:pPr>
              <w:widowControl/>
              <w:wordWrap w:val="0"/>
              <w:spacing w:after="150"/>
              <w:jc w:val="center"/>
              <w:rPr>
                <w:rFonts w:ascii="微软雅黑" w:hAnsi="微软雅黑" w:eastAsia="微软雅黑" w:cs="宋体"/>
                <w:color w:val="000000"/>
                <w:kern w:val="0"/>
                <w:sz w:val="36"/>
                <w:szCs w:val="36"/>
              </w:rPr>
            </w:pPr>
            <w:r>
              <w:rPr>
                <w:rFonts w:hint="eastAsia" w:ascii="宋体" w:hAnsi="宋体" w:eastAsia="宋体" w:cs="宋体"/>
                <w:color w:val="000000"/>
                <w:kern w:val="0"/>
                <w:sz w:val="36"/>
                <w:szCs w:val="36"/>
              </w:rPr>
              <w:t>院（系）（章）签名：　　　　　　　</w:t>
            </w:r>
          </w:p>
          <w:p w14:paraId="3B048305">
            <w:pPr>
              <w:widowControl/>
              <w:wordWrap w:val="0"/>
              <w:jc w:val="center"/>
              <w:rPr>
                <w:rFonts w:ascii="微软雅黑" w:hAnsi="微软雅黑" w:eastAsia="微软雅黑" w:cs="宋体"/>
                <w:color w:val="000000"/>
                <w:kern w:val="0"/>
                <w:sz w:val="36"/>
                <w:szCs w:val="36"/>
              </w:rPr>
            </w:pPr>
            <w:r>
              <w:rPr>
                <w:rFonts w:hint="eastAsia" w:ascii="宋体" w:hAnsi="宋体" w:eastAsia="宋体" w:cs="宋体"/>
                <w:color w:val="000000"/>
                <w:kern w:val="0"/>
                <w:sz w:val="36"/>
                <w:szCs w:val="36"/>
              </w:rPr>
              <w:t>年　　月　　日</w:t>
            </w:r>
          </w:p>
        </w:tc>
      </w:tr>
      <w:tr w14:paraId="5ED81397">
        <w:tblPrEx>
          <w:tblCellMar>
            <w:top w:w="15" w:type="dxa"/>
            <w:left w:w="15" w:type="dxa"/>
            <w:bottom w:w="15" w:type="dxa"/>
            <w:right w:w="15" w:type="dxa"/>
          </w:tblCellMar>
        </w:tblPrEx>
        <w:trPr>
          <w:trHeight w:val="450" w:hRule="atLeast"/>
          <w:jc w:val="center"/>
        </w:trPr>
        <w:tc>
          <w:tcPr>
            <w:tcW w:w="706" w:type="dxa"/>
            <w:tcBorders>
              <w:top w:val="single" w:color="808080" w:sz="6" w:space="0"/>
              <w:left w:val="single" w:color="808080" w:sz="6" w:space="0"/>
              <w:bottom w:val="single" w:color="808080" w:sz="6" w:space="0"/>
              <w:right w:val="single" w:color="808080" w:sz="6" w:space="0"/>
            </w:tcBorders>
            <w:vAlign w:val="center"/>
          </w:tcPr>
          <w:p w14:paraId="5BC3B210">
            <w:pPr>
              <w:widowControl/>
              <w:wordWrap w:val="0"/>
              <w:jc w:val="center"/>
              <w:rPr>
                <w:rFonts w:ascii="微软雅黑" w:hAnsi="微软雅黑" w:eastAsia="微软雅黑" w:cs="宋体"/>
                <w:color w:val="000000"/>
                <w:kern w:val="0"/>
                <w:sz w:val="36"/>
                <w:szCs w:val="36"/>
              </w:rPr>
            </w:pPr>
            <w:r>
              <w:rPr>
                <w:rFonts w:hint="eastAsia" w:ascii="宋体" w:hAnsi="宋体" w:eastAsia="宋体" w:cs="宋体"/>
                <w:color w:val="000000"/>
                <w:kern w:val="0"/>
                <w:sz w:val="36"/>
                <w:szCs w:val="36"/>
              </w:rPr>
              <w:t>学</w:t>
            </w:r>
          </w:p>
          <w:p w14:paraId="7D93079F">
            <w:pPr>
              <w:widowControl/>
              <w:wordWrap w:val="0"/>
              <w:jc w:val="center"/>
              <w:rPr>
                <w:rFonts w:ascii="微软雅黑" w:hAnsi="微软雅黑" w:eastAsia="微软雅黑" w:cs="宋体"/>
                <w:color w:val="000000"/>
                <w:kern w:val="0"/>
                <w:sz w:val="36"/>
                <w:szCs w:val="36"/>
              </w:rPr>
            </w:pPr>
            <w:r>
              <w:rPr>
                <w:rFonts w:hint="eastAsia" w:ascii="宋体" w:hAnsi="宋体" w:eastAsia="宋体" w:cs="宋体"/>
                <w:color w:val="000000"/>
                <w:kern w:val="0"/>
                <w:sz w:val="36"/>
                <w:szCs w:val="36"/>
              </w:rPr>
              <w:t>校</w:t>
            </w:r>
          </w:p>
          <w:p w14:paraId="0C98499D">
            <w:pPr>
              <w:widowControl/>
              <w:wordWrap w:val="0"/>
              <w:jc w:val="center"/>
              <w:rPr>
                <w:rFonts w:ascii="微软雅黑" w:hAnsi="微软雅黑" w:eastAsia="微软雅黑" w:cs="宋体"/>
                <w:color w:val="000000"/>
                <w:kern w:val="0"/>
                <w:sz w:val="36"/>
                <w:szCs w:val="36"/>
              </w:rPr>
            </w:pPr>
            <w:r>
              <w:rPr>
                <w:rFonts w:hint="eastAsia" w:ascii="宋体" w:hAnsi="宋体" w:eastAsia="宋体" w:cs="宋体"/>
                <w:color w:val="000000"/>
                <w:kern w:val="0"/>
                <w:sz w:val="36"/>
                <w:szCs w:val="36"/>
              </w:rPr>
              <w:t>意</w:t>
            </w:r>
          </w:p>
          <w:p w14:paraId="494CC069">
            <w:pPr>
              <w:widowControl/>
              <w:wordWrap w:val="0"/>
              <w:jc w:val="center"/>
              <w:rPr>
                <w:rFonts w:ascii="微软雅黑" w:hAnsi="微软雅黑" w:eastAsia="微软雅黑" w:cs="宋体"/>
                <w:color w:val="000000"/>
                <w:kern w:val="0"/>
                <w:sz w:val="36"/>
                <w:szCs w:val="36"/>
              </w:rPr>
            </w:pPr>
            <w:r>
              <w:rPr>
                <w:rFonts w:hint="eastAsia" w:ascii="宋体" w:hAnsi="宋体" w:eastAsia="宋体" w:cs="宋体"/>
                <w:color w:val="000000"/>
                <w:kern w:val="0"/>
                <w:sz w:val="36"/>
                <w:szCs w:val="36"/>
              </w:rPr>
              <w:t>见</w:t>
            </w:r>
          </w:p>
        </w:tc>
        <w:tc>
          <w:tcPr>
            <w:tcW w:w="11543" w:type="dxa"/>
            <w:gridSpan w:val="7"/>
            <w:tcBorders>
              <w:top w:val="single" w:color="808080" w:sz="6" w:space="0"/>
              <w:left w:val="single" w:color="808080" w:sz="6" w:space="0"/>
              <w:bottom w:val="single" w:color="808080" w:sz="6" w:space="0"/>
              <w:right w:val="single" w:color="808080" w:sz="6" w:space="0"/>
            </w:tcBorders>
            <w:vAlign w:val="center"/>
          </w:tcPr>
          <w:p w14:paraId="207E54B6">
            <w:pPr>
              <w:widowControl/>
              <w:wordWrap w:val="0"/>
              <w:spacing w:after="150"/>
              <w:jc w:val="center"/>
              <w:rPr>
                <w:rFonts w:ascii="微软雅黑" w:hAnsi="微软雅黑" w:eastAsia="微软雅黑" w:cs="宋体"/>
                <w:color w:val="000000"/>
                <w:kern w:val="0"/>
                <w:sz w:val="36"/>
                <w:szCs w:val="36"/>
              </w:rPr>
            </w:pPr>
            <w:r>
              <w:rPr>
                <w:rFonts w:hint="eastAsia" w:ascii="宋体" w:hAnsi="宋体" w:eastAsia="宋体" w:cs="宋体"/>
                <w:color w:val="000000"/>
                <w:kern w:val="0"/>
                <w:sz w:val="36"/>
                <w:szCs w:val="36"/>
              </w:rPr>
              <w:t>本科生院（章）签名：　　　　　　　</w:t>
            </w:r>
          </w:p>
          <w:p w14:paraId="2984986B">
            <w:pPr>
              <w:widowControl/>
              <w:wordWrap w:val="0"/>
              <w:jc w:val="center"/>
              <w:rPr>
                <w:rFonts w:ascii="微软雅黑" w:hAnsi="微软雅黑" w:eastAsia="微软雅黑" w:cs="宋体"/>
                <w:color w:val="000000"/>
                <w:kern w:val="0"/>
                <w:sz w:val="36"/>
                <w:szCs w:val="36"/>
              </w:rPr>
            </w:pPr>
            <w:r>
              <w:rPr>
                <w:rFonts w:hint="eastAsia" w:ascii="宋体" w:hAnsi="宋体" w:eastAsia="宋体" w:cs="宋体"/>
                <w:color w:val="000000"/>
                <w:kern w:val="0"/>
                <w:sz w:val="36"/>
                <w:szCs w:val="36"/>
              </w:rPr>
              <w:t>年　　月　　日</w:t>
            </w:r>
          </w:p>
        </w:tc>
      </w:tr>
    </w:tbl>
    <w:p w14:paraId="22747614"/>
    <w:sectPr>
      <w:pgSz w:w="16838" w:h="23811"/>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谮樟帐肥邑">
    <w15:presenceInfo w15:providerId="WPS Office" w15:userId="40720598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bordersDoNotSurroundHeader w:val="0"/>
  <w:bordersDoNotSurroundFooter w:val="0"/>
  <w:trackRevisions w:val="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13B"/>
    <w:rsid w:val="00016982"/>
    <w:rsid w:val="005F4067"/>
    <w:rsid w:val="00710E2C"/>
    <w:rsid w:val="0075143C"/>
    <w:rsid w:val="00860900"/>
    <w:rsid w:val="009A4CCC"/>
    <w:rsid w:val="00C1113B"/>
    <w:rsid w:val="00D1645E"/>
    <w:rsid w:val="00E10C4D"/>
    <w:rsid w:val="0204742C"/>
    <w:rsid w:val="020C615A"/>
    <w:rsid w:val="02754697"/>
    <w:rsid w:val="02B2395A"/>
    <w:rsid w:val="03692931"/>
    <w:rsid w:val="04EE14DD"/>
    <w:rsid w:val="08404202"/>
    <w:rsid w:val="08CB5229"/>
    <w:rsid w:val="0B655C41"/>
    <w:rsid w:val="0B8B2DEC"/>
    <w:rsid w:val="0BE55E0C"/>
    <w:rsid w:val="0C803B53"/>
    <w:rsid w:val="0CA42D4A"/>
    <w:rsid w:val="0CF44E35"/>
    <w:rsid w:val="0E3C7F4D"/>
    <w:rsid w:val="0E4136CA"/>
    <w:rsid w:val="0E73429B"/>
    <w:rsid w:val="0FB15566"/>
    <w:rsid w:val="107734BE"/>
    <w:rsid w:val="10991687"/>
    <w:rsid w:val="10F536DB"/>
    <w:rsid w:val="118378BD"/>
    <w:rsid w:val="11AC062A"/>
    <w:rsid w:val="121E634A"/>
    <w:rsid w:val="129E4D32"/>
    <w:rsid w:val="131B3D2C"/>
    <w:rsid w:val="14971094"/>
    <w:rsid w:val="149F10CE"/>
    <w:rsid w:val="15080B89"/>
    <w:rsid w:val="153876C0"/>
    <w:rsid w:val="15AA1DE9"/>
    <w:rsid w:val="15AC1D9E"/>
    <w:rsid w:val="16096CAD"/>
    <w:rsid w:val="16290DB7"/>
    <w:rsid w:val="16DE7DF3"/>
    <w:rsid w:val="188B40FC"/>
    <w:rsid w:val="18F3727C"/>
    <w:rsid w:val="19794F57"/>
    <w:rsid w:val="1AFD11C6"/>
    <w:rsid w:val="1B004371"/>
    <w:rsid w:val="1B192484"/>
    <w:rsid w:val="1B352B06"/>
    <w:rsid w:val="1B7E08D5"/>
    <w:rsid w:val="1C424981"/>
    <w:rsid w:val="1C6E39C8"/>
    <w:rsid w:val="1CD42C70"/>
    <w:rsid w:val="1E1C04F3"/>
    <w:rsid w:val="1E3D5D76"/>
    <w:rsid w:val="1FA86D80"/>
    <w:rsid w:val="1FF00B97"/>
    <w:rsid w:val="205630F0"/>
    <w:rsid w:val="205B4440"/>
    <w:rsid w:val="214952EC"/>
    <w:rsid w:val="216C24A0"/>
    <w:rsid w:val="221A3D34"/>
    <w:rsid w:val="224B5CCF"/>
    <w:rsid w:val="24266313"/>
    <w:rsid w:val="253A6130"/>
    <w:rsid w:val="269862DE"/>
    <w:rsid w:val="26A73075"/>
    <w:rsid w:val="26CD0D37"/>
    <w:rsid w:val="26EE4AEF"/>
    <w:rsid w:val="27202D3F"/>
    <w:rsid w:val="27547D16"/>
    <w:rsid w:val="282633A8"/>
    <w:rsid w:val="28906419"/>
    <w:rsid w:val="290348A0"/>
    <w:rsid w:val="291474C8"/>
    <w:rsid w:val="29CF1324"/>
    <w:rsid w:val="2BD733B6"/>
    <w:rsid w:val="2C534D62"/>
    <w:rsid w:val="2C656780"/>
    <w:rsid w:val="2D7503AA"/>
    <w:rsid w:val="2E0527A2"/>
    <w:rsid w:val="2F3A598B"/>
    <w:rsid w:val="2F4A3550"/>
    <w:rsid w:val="2FC93DFE"/>
    <w:rsid w:val="2FE74788"/>
    <w:rsid w:val="2FFD35C1"/>
    <w:rsid w:val="31B16D08"/>
    <w:rsid w:val="32042162"/>
    <w:rsid w:val="33A44248"/>
    <w:rsid w:val="34B02D86"/>
    <w:rsid w:val="35A43BC7"/>
    <w:rsid w:val="365437D6"/>
    <w:rsid w:val="384A2968"/>
    <w:rsid w:val="38BD4D31"/>
    <w:rsid w:val="38FA4F61"/>
    <w:rsid w:val="397622BB"/>
    <w:rsid w:val="3A0747C4"/>
    <w:rsid w:val="3AFB3CBE"/>
    <w:rsid w:val="3E6C3FB1"/>
    <w:rsid w:val="3F051B12"/>
    <w:rsid w:val="3F225EA4"/>
    <w:rsid w:val="40007587"/>
    <w:rsid w:val="41336AA3"/>
    <w:rsid w:val="42F0679A"/>
    <w:rsid w:val="43C875B2"/>
    <w:rsid w:val="461D4A97"/>
    <w:rsid w:val="478C7274"/>
    <w:rsid w:val="48613353"/>
    <w:rsid w:val="497935B2"/>
    <w:rsid w:val="4A2D478B"/>
    <w:rsid w:val="4B845E03"/>
    <w:rsid w:val="4C700C74"/>
    <w:rsid w:val="4D571565"/>
    <w:rsid w:val="4DA93FB0"/>
    <w:rsid w:val="4DFF5714"/>
    <w:rsid w:val="4E593A09"/>
    <w:rsid w:val="50827466"/>
    <w:rsid w:val="51AA348A"/>
    <w:rsid w:val="526428B8"/>
    <w:rsid w:val="52AF4864"/>
    <w:rsid w:val="52BC17E6"/>
    <w:rsid w:val="53822925"/>
    <w:rsid w:val="53970219"/>
    <w:rsid w:val="57221F02"/>
    <w:rsid w:val="57390153"/>
    <w:rsid w:val="585969EE"/>
    <w:rsid w:val="5B20299D"/>
    <w:rsid w:val="5B271910"/>
    <w:rsid w:val="5B4708FF"/>
    <w:rsid w:val="5C2A2760"/>
    <w:rsid w:val="5D04497D"/>
    <w:rsid w:val="5DD14279"/>
    <w:rsid w:val="5E3E26AF"/>
    <w:rsid w:val="5F8403D9"/>
    <w:rsid w:val="626F5370"/>
    <w:rsid w:val="628D74FA"/>
    <w:rsid w:val="63CE0D4C"/>
    <w:rsid w:val="64197665"/>
    <w:rsid w:val="64D92503"/>
    <w:rsid w:val="650C61D5"/>
    <w:rsid w:val="65383A91"/>
    <w:rsid w:val="66705C12"/>
    <w:rsid w:val="66C7589F"/>
    <w:rsid w:val="67000A14"/>
    <w:rsid w:val="67144738"/>
    <w:rsid w:val="67B35CFF"/>
    <w:rsid w:val="6B1E73CA"/>
    <w:rsid w:val="6C247F7B"/>
    <w:rsid w:val="6DC0799D"/>
    <w:rsid w:val="6E1D2B81"/>
    <w:rsid w:val="6EC92BFA"/>
    <w:rsid w:val="6F2A36D8"/>
    <w:rsid w:val="70187047"/>
    <w:rsid w:val="71653017"/>
    <w:rsid w:val="71A95463"/>
    <w:rsid w:val="7237336F"/>
    <w:rsid w:val="74294E24"/>
    <w:rsid w:val="742A5B7E"/>
    <w:rsid w:val="74653B9B"/>
    <w:rsid w:val="74697E0C"/>
    <w:rsid w:val="76F1670E"/>
    <w:rsid w:val="7846584E"/>
    <w:rsid w:val="78676109"/>
    <w:rsid w:val="7B3D051E"/>
    <w:rsid w:val="7BEA0B14"/>
    <w:rsid w:val="7D845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widowControl w:val="0"/>
      <w:adjustRightInd w:val="0"/>
      <w:spacing w:line="360" w:lineRule="auto"/>
      <w:jc w:val="left"/>
      <w:outlineLvl w:val="0"/>
    </w:pPr>
    <w:rPr>
      <w:rFonts w:ascii="Times New Roman" w:hAnsi="Times New Roman" w:eastAsia="黑体" w:cs="Times New Roman"/>
      <w:kern w:val="2"/>
      <w:sz w:val="32"/>
      <w:szCs w:val="32"/>
      <w:lang w:bidi="ar-SA"/>
    </w:rPr>
  </w:style>
  <w:style w:type="paragraph" w:styleId="3">
    <w:name w:val="heading 2"/>
    <w:next w:val="1"/>
    <w:unhideWhenUsed/>
    <w:qFormat/>
    <w:uiPriority w:val="0"/>
    <w:pPr>
      <w:widowControl w:val="0"/>
      <w:adjustRightInd w:val="0"/>
      <w:spacing w:line="360" w:lineRule="auto"/>
      <w:jc w:val="left"/>
      <w:outlineLvl w:val="1"/>
    </w:pPr>
    <w:rPr>
      <w:rFonts w:ascii="Times New Roman" w:hAnsi="Times New Roman" w:eastAsia="黑体" w:cs="Times New Roman"/>
      <w:kern w:val="2"/>
      <w:sz w:val="30"/>
      <w:szCs w:val="30"/>
      <w:lang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semiHidden/>
    <w:unhideWhenUsed/>
    <w:qFormat/>
    <w:uiPriority w:val="99"/>
    <w:pPr>
      <w:jc w:val="left"/>
    </w:pPr>
  </w:style>
  <w:style w:type="paragraph" w:styleId="5">
    <w:name w:val="Body Text"/>
    <w:qFormat/>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styleId="6">
    <w:name w:val="footer"/>
    <w:basedOn w:val="1"/>
    <w:link w:val="14"/>
    <w:unhideWhenUsed/>
    <w:qFormat/>
    <w:uiPriority w:val="99"/>
    <w:pPr>
      <w:tabs>
        <w:tab w:val="center" w:pos="4153"/>
        <w:tab w:val="right" w:pos="8306"/>
      </w:tabs>
      <w:snapToGrid w:val="0"/>
      <w:spacing w:line="240" w:lineRule="auto"/>
      <w:jc w:val="left"/>
    </w:pPr>
    <w:rPr>
      <w:sz w:val="18"/>
      <w:szCs w:val="18"/>
    </w:rPr>
  </w:style>
  <w:style w:type="paragraph" w:styleId="7">
    <w:name w:val="header"/>
    <w:basedOn w:val="1"/>
    <w:link w:val="13"/>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8">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1">
    <w:name w:val="Strong"/>
    <w:basedOn w:val="10"/>
    <w:qFormat/>
    <w:uiPriority w:val="22"/>
    <w:rPr>
      <w:b/>
    </w:rPr>
  </w:style>
  <w:style w:type="paragraph" w:customStyle="1" w:styleId="12">
    <w:name w:val="列表段落1"/>
    <w:basedOn w:val="1"/>
    <w:qFormat/>
    <w:uiPriority w:val="34"/>
    <w:pPr>
      <w:widowControl/>
      <w:spacing w:before="100" w:beforeAutospacing="1" w:after="100" w:afterAutospacing="1"/>
      <w:jc w:val="left"/>
    </w:pPr>
    <w:rPr>
      <w:rFonts w:ascii="宋体" w:hAnsi="宋体" w:eastAsia="宋体" w:cs="宋体"/>
      <w:kern w:val="0"/>
      <w:sz w:val="24"/>
      <w:szCs w:val="24"/>
    </w:rPr>
  </w:style>
  <w:style w:type="character" w:customStyle="1" w:styleId="13">
    <w:name w:val="页眉 字符"/>
    <w:basedOn w:val="10"/>
    <w:link w:val="7"/>
    <w:qFormat/>
    <w:uiPriority w:val="99"/>
    <w:rPr>
      <w:rFonts w:asciiTheme="minorHAnsi" w:hAnsiTheme="minorHAnsi" w:eastAsiaTheme="minorEastAsia" w:cstheme="minorBidi"/>
      <w:kern w:val="2"/>
      <w:sz w:val="18"/>
      <w:szCs w:val="18"/>
    </w:rPr>
  </w:style>
  <w:style w:type="character" w:customStyle="1" w:styleId="14">
    <w:name w:val="页脚 字符"/>
    <w:basedOn w:val="10"/>
    <w:link w:val="6"/>
    <w:qFormat/>
    <w:uiPriority w:val="99"/>
    <w:rPr>
      <w:rFonts w:asciiTheme="minorHAnsi" w:hAnsiTheme="minorHAnsi" w:eastAsiaTheme="minorEastAsia" w:cstheme="minorBidi"/>
      <w:kern w:val="2"/>
      <w:sz w:val="18"/>
      <w:szCs w:val="18"/>
    </w:rPr>
  </w:style>
  <w:style w:type="paragraph" w:customStyle="1" w:styleId="15">
    <w:name w:val="Table Text"/>
    <w:basedOn w:val="1"/>
    <w:semiHidden/>
    <w:qFormat/>
    <w:uiPriority w:val="0"/>
    <w:rPr>
      <w:rFonts w:ascii="宋体" w:hAnsi="宋体" w:eastAsia="宋体" w:cs="宋体"/>
      <w:sz w:val="31"/>
      <w:szCs w:val="31"/>
      <w:lang w:val="en-US" w:eastAsia="en-US" w:bidi="ar-SA"/>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13</Pages>
  <Words>6508</Words>
  <Characters>7279</Characters>
  <Lines>4</Lines>
  <Paragraphs>1</Paragraphs>
  <TotalTime>13</TotalTime>
  <ScaleCrop>false</ScaleCrop>
  <LinksUpToDate>false</LinksUpToDate>
  <CharactersWithSpaces>7478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2021-03-11T11:27:00Z</dcterms:created>
  <dc:creator>cyc</dc:creator>
  <cp:lastModifiedBy>谮樟帐肥邑</cp:lastModifiedBy>
  <dcterms:modified xsi:type="dcterms:W3CDTF">2025-12-29T04:56:22Z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A79D5DEA89294CBD9FFE82317E2B06C1_13</vt:lpwstr>
  </property>
  <property fmtid="{D5CDD505-2E9C-101B-9397-08002B2CF9AE}" pid="4" name="KSOTemplateDocerSaveRecord">
    <vt:lpwstr>eyJoZGlkIjoiODhiYTUwOWJjMDI3YTRiZmY4OGI0YjI0NWNkYzM2ZTAiLCJ1c2VySWQiOiIxNzAwMDgzMTkyIn0=</vt:lpwstr>
  </property>
</Properties>
</file>